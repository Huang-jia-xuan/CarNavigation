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99BEC4">
      <w:pPr>
        <w:jc w:val="center"/>
        <w:rPr>
          <w:rFonts w:eastAsia="楷体_GB2312"/>
          <w:b/>
          <w:sz w:val="44"/>
          <w:szCs w:val="44"/>
        </w:rPr>
      </w:pPr>
      <w:r>
        <w:rPr>
          <w:rFonts w:eastAsia="楷体_GB2312"/>
          <w:b/>
          <w:sz w:val="44"/>
          <w:szCs w:val="44"/>
        </w:rPr>
        <w:t>暨南大学本科实验报告专用纸</w:t>
      </w:r>
    </w:p>
    <w:p w14:paraId="7173C056">
      <w:pPr>
        <w:spacing w:line="420" w:lineRule="exact"/>
        <w:ind w:left="0" w:leftChars="0" w:firstLine="0" w:firstLineChars="0"/>
        <w:rPr>
          <w:rFonts w:eastAsia="楷体_GB2312"/>
          <w:b/>
          <w:sz w:val="44"/>
          <w:szCs w:val="44"/>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rPr>
        <w:t>《计算机网络实验》</w:t>
      </w:r>
      <w:r>
        <w:rPr>
          <w:rFonts w:eastAsia="楷体_GB2312"/>
          <w:sz w:val="28"/>
          <w:szCs w:val="28"/>
          <w:u w:val="single"/>
        </w:rPr>
        <w:t xml:space="preserve">  </w:t>
      </w:r>
      <w:r>
        <w:rPr>
          <w:rFonts w:eastAsia="楷体_GB2312"/>
          <w:sz w:val="28"/>
          <w:szCs w:val="28"/>
        </w:rPr>
        <w:t>成绩评定</w:t>
      </w:r>
      <w:r>
        <w:rPr>
          <w:rFonts w:hint="eastAsia" w:eastAsia="楷体_GB2312"/>
          <w:sz w:val="28"/>
          <w:szCs w:val="28"/>
          <w:u w:val="single"/>
          <w:lang w:val="en-US" w:eastAsia="zh-CN"/>
        </w:rPr>
        <w:t xml:space="preserve">                  </w:t>
      </w:r>
      <w:r>
        <w:rPr>
          <w:rFonts w:eastAsia="楷体_GB2312"/>
          <w:sz w:val="28"/>
          <w:szCs w:val="28"/>
        </w:rPr>
        <w:t xml:space="preserve">实验项目名称 </w:t>
      </w:r>
      <w:r>
        <w:rPr>
          <w:rFonts w:hint="eastAsia" w:eastAsia="楷体_GB2312"/>
          <w:sz w:val="28"/>
          <w:szCs w:val="28"/>
          <w:u w:val="single"/>
        </w:rPr>
        <w:t xml:space="preserve">静态路由配置实验   </w:t>
      </w:r>
      <w:r>
        <w:rPr>
          <w:rFonts w:eastAsia="楷体_GB2312"/>
          <w:sz w:val="28"/>
          <w:szCs w:val="28"/>
        </w:rPr>
        <w:t>指导教师</w:t>
      </w:r>
      <w:r>
        <w:rPr>
          <w:rFonts w:hint="eastAsia" w:eastAsia="楷体_GB2312"/>
          <w:sz w:val="28"/>
          <w:szCs w:val="28"/>
          <w:u w:val="single"/>
        </w:rPr>
        <w:t>雷小林</w:t>
      </w:r>
      <w:r>
        <w:rPr>
          <w:rFonts w:eastAsia="楷体_GB2312"/>
          <w:sz w:val="28"/>
          <w:szCs w:val="28"/>
          <w:u w:val="single"/>
        </w:rPr>
        <w:t xml:space="preserve"> </w:t>
      </w:r>
      <w:r>
        <w:rPr>
          <w:rFonts w:hint="eastAsia" w:eastAsia="楷体_GB2312"/>
          <w:sz w:val="28"/>
          <w:szCs w:val="28"/>
          <w:u w:val="single"/>
        </w:rPr>
        <w:t>、魏林锋</w:t>
      </w:r>
      <w:r>
        <w:rPr>
          <w:rFonts w:eastAsia="楷体_GB2312"/>
          <w:sz w:val="28"/>
          <w:szCs w:val="28"/>
          <w:u w:val="single"/>
        </w:rPr>
        <w:t xml:space="preserve">   </w:t>
      </w:r>
      <w:r>
        <w:rPr>
          <w:rFonts w:eastAsia="楷体_GB2312"/>
          <w:sz w:val="28"/>
          <w:szCs w:val="28"/>
        </w:rPr>
        <w:t xml:space="preserve">        </w:t>
      </w:r>
      <w:r>
        <w:rPr>
          <w:rFonts w:eastAsia="楷体_GB2312"/>
          <w:b/>
          <w:sz w:val="44"/>
          <w:szCs w:val="44"/>
        </w:rPr>
        <w:t xml:space="preserve"> </w:t>
      </w:r>
    </w:p>
    <w:p w14:paraId="0342D98A">
      <w:pPr>
        <w:spacing w:line="420" w:lineRule="exact"/>
        <w:ind w:left="0" w:leftChars="0" w:firstLine="0" w:firstLineChars="0"/>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rPr>
        <w:t xml:space="preserve"> 综合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rPr>
        <w:t>N1</w:t>
      </w:r>
      <w:r>
        <w:rPr>
          <w:rFonts w:hint="eastAsia" w:eastAsia="楷体_GB2312"/>
          <w:sz w:val="28"/>
          <w:szCs w:val="28"/>
          <w:u w:val="single"/>
          <w:lang w:val="en-US" w:eastAsia="zh-CN"/>
        </w:rPr>
        <w:t>26</w:t>
      </w:r>
      <w:r>
        <w:rPr>
          <w:rFonts w:eastAsia="楷体_GB2312"/>
          <w:sz w:val="28"/>
          <w:szCs w:val="28"/>
          <w:u w:val="single"/>
        </w:rPr>
        <w:t xml:space="preserve">         </w:t>
      </w:r>
    </w:p>
    <w:p w14:paraId="7602B504">
      <w:pPr>
        <w:spacing w:line="420" w:lineRule="exact"/>
        <w:ind w:left="0" w:leftChars="0" w:firstLine="0" w:firstLineChars="0"/>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黄嘉轩</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2022101065</w:t>
      </w:r>
      <w:r>
        <w:rPr>
          <w:rFonts w:eastAsia="楷体_GB2312"/>
          <w:sz w:val="28"/>
          <w:szCs w:val="28"/>
          <w:u w:val="single"/>
        </w:rPr>
        <w:t xml:space="preserve">   </w:t>
      </w:r>
    </w:p>
    <w:p w14:paraId="0B318C7C">
      <w:pPr>
        <w:numPr>
          <w:ins w:id="0" w:author="王恩德" w:date=""/>
        </w:numPr>
        <w:spacing w:line="420" w:lineRule="exact"/>
        <w:ind w:left="0" w:leftChars="0" w:firstLine="0" w:firstLineChars="0"/>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信息科学技术学院</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hint="eastAsia" w:eastAsia="楷体_GB2312"/>
          <w:sz w:val="28"/>
          <w:szCs w:val="28"/>
          <w:u w:val="single"/>
          <w:lang w:val="en-US" w:eastAsia="zh-CN"/>
        </w:rPr>
        <w:t>计算机科学</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lang w:val="en-US" w:eastAsia="zh-CN"/>
        </w:rPr>
        <w:t>计算机科学与技术</w:t>
      </w:r>
      <w:r>
        <w:rPr>
          <w:rFonts w:eastAsia="楷体_GB2312"/>
          <w:sz w:val="28"/>
          <w:szCs w:val="28"/>
          <w:u w:val="single"/>
        </w:rPr>
        <w:t xml:space="preserve">      </w:t>
      </w:r>
      <w:r>
        <w:rPr>
          <w:rFonts w:eastAsia="楷体_GB2312"/>
          <w:sz w:val="28"/>
          <w:szCs w:val="28"/>
        </w:rPr>
        <w:t xml:space="preserve">  </w:t>
      </w:r>
    </w:p>
    <w:p w14:paraId="0AA9259B">
      <w:pPr>
        <w:spacing w:after="284" w:line="259" w:lineRule="auto"/>
        <w:ind w:left="280" w:hanging="280" w:hangingChars="100"/>
        <w:jc w:val="left"/>
        <w:rPr>
          <w:sz w:val="29"/>
        </w:rPr>
      </w:pPr>
      <w:r>
        <w:rPr>
          <w:rFonts w:eastAsia="楷体_GB2312"/>
          <w:sz w:val="28"/>
          <w:szCs w:val="28"/>
        </w:rPr>
        <w:t>实验时间</w:t>
      </w:r>
      <w:r>
        <w:rPr>
          <w:rFonts w:hint="eastAsia" w:eastAsia="楷体_GB2312"/>
          <w:sz w:val="28"/>
          <w:szCs w:val="28"/>
          <w:u w:val="single"/>
          <w:lang w:val="en-US" w:eastAsia="zh-CN"/>
        </w:rPr>
        <w:t>2024</w:t>
      </w:r>
      <w:r>
        <w:rPr>
          <w:rFonts w:eastAsia="楷体_GB2312"/>
          <w:sz w:val="28"/>
          <w:szCs w:val="28"/>
        </w:rPr>
        <w:t>年</w:t>
      </w:r>
      <w:r>
        <w:rPr>
          <w:rFonts w:eastAsia="楷体_GB2312"/>
          <w:sz w:val="28"/>
          <w:szCs w:val="28"/>
          <w:u w:val="single"/>
        </w:rPr>
        <w:t xml:space="preserve"> </w:t>
      </w:r>
      <w:r>
        <w:rPr>
          <w:rFonts w:hint="eastAsia" w:eastAsia="楷体_GB2312"/>
          <w:sz w:val="28"/>
          <w:szCs w:val="28"/>
          <w:u w:val="single"/>
          <w:lang w:val="en-US" w:eastAsia="zh-CN"/>
        </w:rPr>
        <w:t>11</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lang w:val="en-US" w:eastAsia="zh-CN"/>
        </w:rPr>
        <w:t>5</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val="en-US" w:eastAsia="zh-CN"/>
        </w:rPr>
        <w:t>上</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hint="eastAsia" w:eastAsia="楷体_GB2312"/>
          <w:sz w:val="28"/>
          <w:szCs w:val="28"/>
          <w:u w:val="single"/>
          <w:lang w:val="en-US" w:eastAsia="zh-CN"/>
        </w:rPr>
        <w:t>11</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lang w:val="en-US" w:eastAsia="zh-CN"/>
        </w:rPr>
        <w:t>5</w:t>
      </w:r>
      <w:r>
        <w:rPr>
          <w:rFonts w:eastAsia="楷体_GB2312"/>
          <w:sz w:val="28"/>
          <w:szCs w:val="28"/>
          <w:u w:val="single"/>
        </w:rPr>
        <w:t xml:space="preserve"> </w:t>
      </w:r>
      <w:r>
        <w:rPr>
          <w:rFonts w:eastAsia="楷体_GB2312"/>
          <w:sz w:val="28"/>
          <w:szCs w:val="28"/>
        </w:rPr>
        <w:t xml:space="preserve">日 </w:t>
      </w:r>
      <w:r>
        <w:rPr>
          <w:rFonts w:hint="eastAsia" w:eastAsia="楷体_GB2312"/>
          <w:sz w:val="28"/>
          <w:szCs w:val="28"/>
          <w:u w:val="single"/>
          <w:lang w:val="en-US" w:eastAsia="zh-CN"/>
        </w:rPr>
        <w:t>下</w:t>
      </w:r>
      <w:r>
        <w:rPr>
          <w:rFonts w:eastAsia="楷体_GB2312"/>
          <w:sz w:val="28"/>
          <w:szCs w:val="28"/>
          <w:u w:val="single"/>
        </w:rPr>
        <w:t xml:space="preserve"> </w:t>
      </w:r>
      <w:r>
        <w:rPr>
          <w:rFonts w:eastAsia="楷体_GB2312"/>
          <w:sz w:val="28"/>
          <w:szCs w:val="28"/>
        </w:rPr>
        <w:t xml:space="preserve">午 </w:t>
      </w:r>
      <w:r>
        <w:rPr>
          <w:rFonts w:hint="eastAsia" w:eastAsia="楷体_GB2312"/>
          <w:sz w:val="28"/>
          <w:szCs w:val="28"/>
          <w:lang w:val="en-US" w:eastAsia="zh-CN"/>
        </w:rPr>
        <w:t xml:space="preserve">                </w:t>
      </w:r>
      <w:r>
        <w:rPr>
          <w:rFonts w:eastAsia="楷体_GB2312"/>
          <w:sz w:val="28"/>
          <w:szCs w:val="28"/>
        </w:rPr>
        <w:t>温度</w:t>
      </w:r>
      <w:r>
        <w:rPr>
          <w:rFonts w:eastAsia="楷体_GB2312"/>
          <w:sz w:val="28"/>
          <w:szCs w:val="28"/>
          <w:u w:val="single"/>
        </w:rPr>
        <w:t xml:space="preserve">  </w:t>
      </w:r>
      <w:r>
        <w:rPr>
          <w:rFonts w:eastAsia="楷体_GB2312"/>
          <w:sz w:val="28"/>
          <w:szCs w:val="28"/>
        </w:rPr>
        <w:t>℃湿度</w:t>
      </w:r>
      <w:r>
        <w:rPr>
          <w:rFonts w:eastAsia="楷体_GB2312"/>
          <w:sz w:val="28"/>
          <w:szCs w:val="28"/>
          <w:u w:val="single"/>
        </w:rPr>
        <w:t xml:space="preserve">  </w:t>
      </w:r>
      <w:r>
        <w:rPr>
          <w:rFonts w:ascii="Times New Roman" w:hAnsi="Times New Roman" w:eastAsia="楷体_GB2312" w:cs="Times New Roman"/>
          <w:sz w:val="28"/>
          <w:szCs w:val="28"/>
          <w:u w:val="single"/>
        </w:rPr>
        <w:t xml:space="preserve">                                        </w:t>
      </w:r>
      <w:r>
        <w:rPr>
          <w:rFonts w:eastAsia="楷体_GB2312"/>
          <w:sz w:val="28"/>
          <w:szCs w:val="28"/>
          <w:u w:val="single"/>
        </w:rPr>
        <w:t xml:space="preserve">          </w:t>
      </w:r>
      <w:r>
        <w:rPr>
          <w:rFonts w:eastAsia="楷体_GB2312"/>
          <w:sz w:val="28"/>
          <w:szCs w:val="28"/>
        </w:rPr>
        <w:t xml:space="preserve">   </w:t>
      </w:r>
      <w:bookmarkStart w:id="0" w:name="_GoBack"/>
      <w:bookmarkEnd w:id="0"/>
    </w:p>
    <w:p w14:paraId="065FEF9C">
      <w:pPr>
        <w:spacing w:after="284" w:line="259" w:lineRule="auto"/>
        <w:ind w:left="0" w:firstLine="0"/>
        <w:rPr>
          <w:sz w:val="29"/>
        </w:rPr>
      </w:pPr>
    </w:p>
    <w:p w14:paraId="1B7268B7">
      <w:pPr>
        <w:spacing w:after="284" w:line="259" w:lineRule="auto"/>
        <w:ind w:left="0" w:firstLine="0"/>
      </w:pPr>
      <w:r>
        <w:rPr>
          <w:sz w:val="29"/>
        </w:rPr>
        <w:t xml:space="preserve">静态路由配置实验  </w:t>
      </w:r>
    </w:p>
    <w:p w14:paraId="0F27FBD1">
      <w:pPr>
        <w:pStyle w:val="2"/>
        <w:ind w:left="-5"/>
      </w:pPr>
      <w:r>
        <w:t xml:space="preserve">【实验目的】 </w:t>
      </w:r>
    </w:p>
    <w:p w14:paraId="0BF43168">
      <w:pPr>
        <w:numPr>
          <w:ilvl w:val="0"/>
          <w:numId w:val="1"/>
        </w:numPr>
        <w:spacing w:after="6"/>
        <w:ind w:right="6" w:hanging="315"/>
      </w:pPr>
      <w:r>
        <w:t>掌握路由表的概念</w:t>
      </w:r>
      <w:r>
        <w:rPr>
          <w:rFonts w:ascii="Times New Roman" w:hAnsi="Times New Roman" w:eastAsia="Times New Roman" w:cs="Times New Roman"/>
        </w:rPr>
        <w:t xml:space="preserve"> </w:t>
      </w:r>
    </w:p>
    <w:p w14:paraId="32182A44">
      <w:pPr>
        <w:numPr>
          <w:ilvl w:val="0"/>
          <w:numId w:val="1"/>
        </w:numPr>
        <w:spacing w:after="6"/>
        <w:ind w:right="6" w:hanging="315"/>
      </w:pPr>
      <w:r>
        <w:t>掌握静态路由的配置方法</w:t>
      </w:r>
      <w:r>
        <w:rPr>
          <w:rFonts w:ascii="Times New Roman" w:hAnsi="Times New Roman" w:eastAsia="Times New Roman" w:cs="Times New Roman"/>
        </w:rPr>
        <w:t xml:space="preserve"> </w:t>
      </w:r>
    </w:p>
    <w:p w14:paraId="641A311E">
      <w:pPr>
        <w:numPr>
          <w:ilvl w:val="0"/>
          <w:numId w:val="1"/>
        </w:numPr>
        <w:spacing w:after="6"/>
        <w:ind w:right="6" w:hanging="315"/>
      </w:pPr>
      <w:r>
        <w:t>掌握默认路由使用场景</w:t>
      </w:r>
      <w:r>
        <w:rPr>
          <w:rFonts w:ascii="Times New Roman" w:hAnsi="Times New Roman" w:eastAsia="Times New Roman" w:cs="Times New Roman"/>
        </w:rPr>
        <w:t xml:space="preserve"> </w:t>
      </w:r>
    </w:p>
    <w:p w14:paraId="5BDB3180">
      <w:pPr>
        <w:numPr>
          <w:ilvl w:val="0"/>
          <w:numId w:val="1"/>
        </w:numPr>
        <w:spacing w:after="6"/>
        <w:ind w:right="6" w:hanging="315"/>
      </w:pPr>
      <w:r>
        <w:t xml:space="preserve">掌握默认路由的配置方法 </w:t>
      </w:r>
    </w:p>
    <w:p w14:paraId="0306E108">
      <w:pPr>
        <w:numPr>
          <w:ilvl w:val="0"/>
          <w:numId w:val="1"/>
        </w:numPr>
        <w:spacing w:after="6"/>
        <w:ind w:right="6" w:hanging="315"/>
      </w:pPr>
      <w:r>
        <w:t xml:space="preserve">掌握浮动静态路由的使用场景 </w:t>
      </w:r>
    </w:p>
    <w:p w14:paraId="39F3A81A">
      <w:pPr>
        <w:numPr>
          <w:ilvl w:val="0"/>
          <w:numId w:val="1"/>
        </w:numPr>
        <w:ind w:right="6" w:hanging="315"/>
      </w:pPr>
      <w:r>
        <w:t>掌握浮动静态路由的配置方法</w:t>
      </w:r>
      <w:r>
        <w:rPr>
          <w:rFonts w:ascii="Times New Roman" w:hAnsi="Times New Roman" w:eastAsia="Times New Roman" w:cs="Times New Roman"/>
        </w:rPr>
        <w:t xml:space="preserve"> </w:t>
      </w:r>
    </w:p>
    <w:p w14:paraId="5384D021">
      <w:pPr>
        <w:pStyle w:val="2"/>
        <w:ind w:left="-5"/>
      </w:pPr>
      <w:r>
        <w:t xml:space="preserve">【实验原理】一、了解路由器 </w:t>
      </w:r>
    </w:p>
    <w:p w14:paraId="293154F0">
      <w:pPr>
        <w:ind w:left="-15" w:right="6" w:firstLine="421"/>
      </w:pPr>
      <w:r>
        <w:t xml:space="preserve">路由器工作在网络层，在不同的网络间存储并转发分组。可在异种网络之间（即不同类型的局域网互连，局域网与广域网，广域网与广域网）传输数据并进行路径选择，使用专门的软件协议从逻辑上对整个网络进行划分。路由器的功能： </w:t>
      </w:r>
    </w:p>
    <w:p w14:paraId="64943195">
      <w:pPr>
        <w:numPr>
          <w:ilvl w:val="0"/>
          <w:numId w:val="2"/>
        </w:numPr>
        <w:spacing w:after="10" w:line="305" w:lineRule="auto"/>
        <w:ind w:right="6" w:firstLine="421"/>
      </w:pPr>
      <w:r>
        <w:t>、转发数据包：将数据信息在网络接口之间进行转换。它根据数据包中的目的地址，使用路由选择出合适的路径，并将数据包发送到目标网络。通过转发数据包，路由器实现了不同网络之间的连接和通信。</w:t>
      </w:r>
      <w:r>
        <w:rPr>
          <w:rFonts w:ascii="Times New Roman" w:hAnsi="Times New Roman" w:eastAsia="Times New Roman" w:cs="Times New Roman"/>
        </w:rPr>
        <w:t xml:space="preserve"> </w:t>
      </w:r>
    </w:p>
    <w:p w14:paraId="243F1C63">
      <w:pPr>
        <w:numPr>
          <w:ilvl w:val="0"/>
          <w:numId w:val="2"/>
        </w:numPr>
        <w:spacing w:after="0" w:line="299" w:lineRule="auto"/>
        <w:ind w:right="6" w:firstLine="421"/>
      </w:pPr>
      <w:r>
        <w:t>、路由选择：它根据一定的路由选择算法，例如距离矢量算法（</w:t>
      </w:r>
      <w:r>
        <w:rPr>
          <w:rFonts w:ascii="Times New Roman" w:hAnsi="Times New Roman" w:eastAsia="Times New Roman" w:cs="Times New Roman"/>
        </w:rPr>
        <w:t>Distance Vector</w:t>
      </w:r>
      <w:r>
        <w:t>）、链路状态算法（</w:t>
      </w:r>
      <w:r>
        <w:rPr>
          <w:rFonts w:ascii="Times New Roman" w:hAnsi="Times New Roman" w:eastAsia="Times New Roman" w:cs="Times New Roman"/>
        </w:rPr>
        <w:t>Link State</w:t>
      </w:r>
      <w:r>
        <w:t>）或路径矢量算法（</w:t>
      </w:r>
      <w:r>
        <w:rPr>
          <w:rFonts w:ascii="Times New Roman" w:hAnsi="Times New Roman" w:eastAsia="Times New Roman" w:cs="Times New Roman"/>
        </w:rPr>
        <w:t>Path Vector</w:t>
      </w:r>
      <w:r>
        <w:t>），选择最佳的路径将数据包从源地址发送到目的地址。路由选择的目标是优化网络的性能、最小化延迟和选择最佳的路径，以实现高效的数据传输。</w:t>
      </w:r>
      <w:r>
        <w:rPr>
          <w:rFonts w:ascii="Times New Roman" w:hAnsi="Times New Roman" w:eastAsia="Times New Roman" w:cs="Times New Roman"/>
        </w:rPr>
        <w:t xml:space="preserve"> </w:t>
      </w:r>
    </w:p>
    <w:p w14:paraId="2430D417">
      <w:pPr>
        <w:numPr>
          <w:ilvl w:val="0"/>
          <w:numId w:val="2"/>
        </w:numPr>
        <w:ind w:right="6" w:firstLine="421"/>
      </w:pPr>
      <w:r>
        <w:t>、路由管理：管理和维护路由表、转发表等信息，以确保网络的正常运行。此外还包括响应网络故障或链路问题，并及时调整路由策略以适应网络需求的变化。通过路由管理，路由器能够自动适应网络环境的变化，保持网络的稳定和可靠性。</w:t>
      </w:r>
      <w:r>
        <w:rPr>
          <w:rFonts w:ascii="Times New Roman" w:hAnsi="Times New Roman" w:eastAsia="Times New Roman" w:cs="Times New Roman"/>
        </w:rPr>
        <w:t xml:space="preserve"> </w:t>
      </w:r>
    </w:p>
    <w:p w14:paraId="00452CD5">
      <w:pPr>
        <w:spacing w:after="0" w:line="259" w:lineRule="auto"/>
        <w:ind w:left="10" w:right="119"/>
        <w:jc w:val="center"/>
      </w:pPr>
      <w:r>
        <w:t xml:space="preserve">表 </w:t>
      </w:r>
      <w:r>
        <w:rPr>
          <w:rFonts w:ascii="Times New Roman" w:hAnsi="Times New Roman" w:eastAsia="Times New Roman" w:cs="Times New Roman"/>
        </w:rPr>
        <w:t xml:space="preserve">1. </w:t>
      </w:r>
      <w:r>
        <w:t>路由信息获取方式</w:t>
      </w:r>
      <w:r>
        <w:rPr>
          <w:rFonts w:ascii="Times New Roman" w:hAnsi="Times New Roman" w:eastAsia="Times New Roman" w:cs="Times New Roman"/>
        </w:rPr>
        <w:t xml:space="preserve"> </w:t>
      </w:r>
    </w:p>
    <w:tbl>
      <w:tblPr>
        <w:tblStyle w:val="7"/>
        <w:tblW w:w="8088" w:type="dxa"/>
        <w:tblInd w:w="137" w:type="dxa"/>
        <w:tblLayout w:type="autofit"/>
        <w:tblCellMar>
          <w:top w:w="101" w:type="dxa"/>
          <w:left w:w="118" w:type="dxa"/>
          <w:bottom w:w="0" w:type="dxa"/>
          <w:right w:w="24" w:type="dxa"/>
        </w:tblCellMar>
      </w:tblPr>
      <w:tblGrid>
        <w:gridCol w:w="2418"/>
        <w:gridCol w:w="5670"/>
      </w:tblGrid>
      <w:tr w14:paraId="5AB10B55">
        <w:tblPrEx>
          <w:tblCellMar>
            <w:top w:w="101" w:type="dxa"/>
            <w:left w:w="118" w:type="dxa"/>
            <w:bottom w:w="0" w:type="dxa"/>
            <w:right w:w="24" w:type="dxa"/>
          </w:tblCellMar>
        </w:tblPrEx>
        <w:trPr>
          <w:trHeight w:val="447" w:hRule="atLeast"/>
        </w:trPr>
        <w:tc>
          <w:tcPr>
            <w:tcW w:w="2418"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78D59CE0">
            <w:pPr>
              <w:spacing w:after="0" w:line="259" w:lineRule="auto"/>
              <w:ind w:left="293" w:firstLine="0"/>
              <w:jc w:val="center"/>
            </w:pPr>
            <w:r>
              <w:rPr>
                <w:color w:val="4F4F4F"/>
              </w:rPr>
              <w:t>路由类别</w:t>
            </w:r>
            <w:r>
              <w:rPr>
                <w:rFonts w:ascii="Times New Roman" w:hAnsi="Times New Roman" w:eastAsia="Times New Roman" w:cs="Times New Roman"/>
                <w:b/>
              </w:rPr>
              <w:t xml:space="preserve"> </w:t>
            </w:r>
          </w:p>
        </w:tc>
        <w:tc>
          <w:tcPr>
            <w:tcW w:w="5670"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35F031BE">
            <w:pPr>
              <w:spacing w:after="0" w:line="259" w:lineRule="auto"/>
              <w:ind w:left="0" w:right="104" w:firstLine="0"/>
              <w:jc w:val="center"/>
            </w:pPr>
            <w:r>
              <w:rPr>
                <w:color w:val="4F4F4F"/>
              </w:rPr>
              <w:t>说明</w:t>
            </w:r>
            <w:r>
              <w:rPr>
                <w:rFonts w:ascii="Times New Roman" w:hAnsi="Times New Roman" w:eastAsia="Times New Roman" w:cs="Times New Roman"/>
                <w:b/>
              </w:rPr>
              <w:t xml:space="preserve"> </w:t>
            </w:r>
          </w:p>
        </w:tc>
      </w:tr>
      <w:tr w14:paraId="1400AB5D">
        <w:tblPrEx>
          <w:tblCellMar>
            <w:top w:w="101" w:type="dxa"/>
            <w:left w:w="118" w:type="dxa"/>
            <w:bottom w:w="0" w:type="dxa"/>
            <w:right w:w="24" w:type="dxa"/>
          </w:tblCellMar>
        </w:tblPrEx>
        <w:trPr>
          <w:trHeight w:val="130" w:hRule="atLeast"/>
        </w:trPr>
        <w:tc>
          <w:tcPr>
            <w:tcW w:w="2418" w:type="dxa"/>
            <w:tcBorders>
              <w:top w:val="single" w:color="DDDDDD" w:sz="6" w:space="0"/>
              <w:left w:val="single" w:color="DDDDDD" w:sz="6" w:space="0"/>
              <w:bottom w:val="single" w:color="FFFFFF" w:sz="48" w:space="0"/>
              <w:right w:val="single" w:color="DDDDDD" w:sz="6" w:space="0"/>
            </w:tcBorders>
          </w:tcPr>
          <w:p w14:paraId="550C9664">
            <w:pPr>
              <w:spacing w:after="160" w:line="259" w:lineRule="auto"/>
              <w:ind w:left="0" w:firstLine="0"/>
            </w:pPr>
          </w:p>
        </w:tc>
        <w:tc>
          <w:tcPr>
            <w:tcW w:w="5670" w:type="dxa"/>
            <w:tcBorders>
              <w:top w:val="single" w:color="DDDDDD" w:sz="6" w:space="0"/>
              <w:left w:val="single" w:color="DDDDDD" w:sz="6" w:space="0"/>
              <w:bottom w:val="single" w:color="FFFFFF" w:sz="48" w:space="0"/>
              <w:right w:val="single" w:color="DDDDDD" w:sz="6" w:space="0"/>
            </w:tcBorders>
          </w:tcPr>
          <w:p w14:paraId="5EF2645A">
            <w:pPr>
              <w:spacing w:after="160" w:line="259" w:lineRule="auto"/>
              <w:ind w:left="0" w:firstLine="0"/>
            </w:pPr>
          </w:p>
        </w:tc>
      </w:tr>
      <w:tr w14:paraId="5E9E0A81">
        <w:tblPrEx>
          <w:tblCellMar>
            <w:top w:w="101" w:type="dxa"/>
            <w:left w:w="118" w:type="dxa"/>
            <w:bottom w:w="0" w:type="dxa"/>
            <w:right w:w="24" w:type="dxa"/>
          </w:tblCellMar>
        </w:tblPrEx>
        <w:trPr>
          <w:trHeight w:val="565" w:hRule="atLeast"/>
        </w:trPr>
        <w:tc>
          <w:tcPr>
            <w:tcW w:w="2418" w:type="dxa"/>
            <w:tcBorders>
              <w:top w:val="single" w:color="FFFFFF" w:sz="48" w:space="0"/>
              <w:left w:val="single" w:color="DDDDDD" w:sz="6" w:space="0"/>
              <w:bottom w:val="single" w:color="F7F7F7" w:sz="48" w:space="0"/>
              <w:right w:val="single" w:color="DDDDDD" w:sz="6" w:space="0"/>
            </w:tcBorders>
          </w:tcPr>
          <w:p w14:paraId="78BABA04">
            <w:pPr>
              <w:spacing w:after="0" w:line="259" w:lineRule="auto"/>
              <w:ind w:left="308" w:firstLine="0"/>
              <w:jc w:val="center"/>
            </w:pPr>
            <w:r>
              <w:rPr>
                <w:color w:val="4F4F4F"/>
              </w:rPr>
              <w:t>直连路由</w:t>
            </w:r>
            <w:r>
              <w:rPr>
                <w:rFonts w:ascii="Times New Roman" w:hAnsi="Times New Roman" w:eastAsia="Times New Roman" w:cs="Times New Roman"/>
              </w:rPr>
              <w:t xml:space="preserve"> </w:t>
            </w:r>
          </w:p>
        </w:tc>
        <w:tc>
          <w:tcPr>
            <w:tcW w:w="5670" w:type="dxa"/>
            <w:tcBorders>
              <w:top w:val="single" w:color="FFFFFF" w:sz="48" w:space="0"/>
              <w:left w:val="single" w:color="DDDDDD" w:sz="6" w:space="0"/>
              <w:bottom w:val="single" w:color="F7F7F7" w:sz="48" w:space="0"/>
              <w:right w:val="single" w:color="DDDDDD" w:sz="6" w:space="0"/>
            </w:tcBorders>
          </w:tcPr>
          <w:p w14:paraId="2E7F243D">
            <w:pPr>
              <w:spacing w:after="0" w:line="259" w:lineRule="auto"/>
              <w:ind w:left="0" w:right="86" w:firstLine="0"/>
              <w:jc w:val="center"/>
            </w:pPr>
            <w:r>
              <w:rPr>
                <w:color w:val="4F4F4F"/>
              </w:rPr>
              <w:t>直连接口所在网段的路由由设备自动生成</w:t>
            </w:r>
            <w:r>
              <w:rPr>
                <w:rFonts w:ascii="Times New Roman" w:hAnsi="Times New Roman" w:eastAsia="Times New Roman" w:cs="Times New Roman"/>
              </w:rPr>
              <w:t xml:space="preserve"> </w:t>
            </w:r>
          </w:p>
        </w:tc>
      </w:tr>
      <w:tr w14:paraId="39844166">
        <w:tblPrEx>
          <w:tblCellMar>
            <w:top w:w="101" w:type="dxa"/>
            <w:left w:w="118" w:type="dxa"/>
            <w:bottom w:w="0" w:type="dxa"/>
            <w:right w:w="24" w:type="dxa"/>
          </w:tblCellMar>
        </w:tblPrEx>
        <w:trPr>
          <w:trHeight w:val="431" w:hRule="atLeast"/>
        </w:trPr>
        <w:tc>
          <w:tcPr>
            <w:tcW w:w="2418"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7005E89A">
            <w:pPr>
              <w:spacing w:after="0" w:line="259" w:lineRule="auto"/>
              <w:ind w:left="308" w:firstLine="0"/>
              <w:jc w:val="center"/>
            </w:pPr>
            <w:r>
              <w:rPr>
                <w:color w:val="4F4F4F"/>
              </w:rPr>
              <w:t>静态路由</w:t>
            </w:r>
            <w:r>
              <w:rPr>
                <w:rFonts w:ascii="Times New Roman" w:hAnsi="Times New Roman" w:eastAsia="Times New Roman" w:cs="Times New Roman"/>
              </w:rPr>
              <w:t xml:space="preserve"> </w:t>
            </w:r>
          </w:p>
        </w:tc>
        <w:tc>
          <w:tcPr>
            <w:tcW w:w="5670"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2DB951CF">
            <w:pPr>
              <w:spacing w:after="0" w:line="259" w:lineRule="auto"/>
              <w:ind w:left="0" w:right="87" w:firstLine="0"/>
              <w:jc w:val="center"/>
            </w:pPr>
            <w:r>
              <w:rPr>
                <w:color w:val="4F4F4F"/>
              </w:rPr>
              <w:t>由网络管理员手工配置的路由条目</w:t>
            </w:r>
            <w:r>
              <w:rPr>
                <w:rFonts w:ascii="Times New Roman" w:hAnsi="Times New Roman" w:eastAsia="Times New Roman" w:cs="Times New Roman"/>
              </w:rPr>
              <w:t xml:space="preserve"> </w:t>
            </w:r>
          </w:p>
        </w:tc>
      </w:tr>
      <w:tr w14:paraId="21140B01">
        <w:tblPrEx>
          <w:tblCellMar>
            <w:top w:w="101" w:type="dxa"/>
            <w:left w:w="118" w:type="dxa"/>
            <w:bottom w:w="0" w:type="dxa"/>
            <w:right w:w="24" w:type="dxa"/>
          </w:tblCellMar>
        </w:tblPrEx>
        <w:trPr>
          <w:trHeight w:val="130" w:hRule="atLeast"/>
        </w:trPr>
        <w:tc>
          <w:tcPr>
            <w:tcW w:w="2418" w:type="dxa"/>
            <w:tcBorders>
              <w:top w:val="single" w:color="DDDDDD" w:sz="6" w:space="0"/>
              <w:left w:val="single" w:color="DDDDDD" w:sz="6" w:space="0"/>
              <w:bottom w:val="single" w:color="FFFFFF" w:sz="48" w:space="0"/>
              <w:right w:val="single" w:color="DDDDDD" w:sz="6" w:space="0"/>
            </w:tcBorders>
          </w:tcPr>
          <w:p w14:paraId="21CDBFAC">
            <w:pPr>
              <w:spacing w:after="160" w:line="259" w:lineRule="auto"/>
              <w:ind w:left="0" w:firstLine="0"/>
            </w:pPr>
          </w:p>
        </w:tc>
        <w:tc>
          <w:tcPr>
            <w:tcW w:w="5670" w:type="dxa"/>
            <w:tcBorders>
              <w:top w:val="single" w:color="DDDDDD" w:sz="6" w:space="0"/>
              <w:left w:val="single" w:color="DDDDDD" w:sz="6" w:space="0"/>
              <w:bottom w:val="single" w:color="FFFFFF" w:sz="48" w:space="0"/>
              <w:right w:val="single" w:color="DDDDDD" w:sz="6" w:space="0"/>
            </w:tcBorders>
          </w:tcPr>
          <w:p w14:paraId="6D3EE640">
            <w:pPr>
              <w:spacing w:after="160" w:line="259" w:lineRule="auto"/>
              <w:ind w:left="0" w:firstLine="0"/>
            </w:pPr>
          </w:p>
        </w:tc>
      </w:tr>
      <w:tr w14:paraId="57C2D312">
        <w:tblPrEx>
          <w:tblCellMar>
            <w:top w:w="101" w:type="dxa"/>
            <w:left w:w="118" w:type="dxa"/>
            <w:bottom w:w="0" w:type="dxa"/>
            <w:right w:w="24" w:type="dxa"/>
          </w:tblCellMar>
        </w:tblPrEx>
        <w:trPr>
          <w:trHeight w:val="503" w:hRule="atLeast"/>
        </w:trPr>
        <w:tc>
          <w:tcPr>
            <w:tcW w:w="2418" w:type="dxa"/>
            <w:tcBorders>
              <w:top w:val="single" w:color="FFFFFF" w:sz="48" w:space="0"/>
              <w:left w:val="single" w:color="DDDDDD" w:sz="6" w:space="0"/>
              <w:bottom w:val="single" w:color="DDDDDD" w:sz="6" w:space="0"/>
              <w:right w:val="single" w:color="DDDDDD" w:sz="6" w:space="0"/>
            </w:tcBorders>
            <w:vAlign w:val="center"/>
          </w:tcPr>
          <w:p w14:paraId="18F6F29E">
            <w:pPr>
              <w:spacing w:after="0" w:line="259" w:lineRule="auto"/>
              <w:ind w:left="308" w:firstLine="0"/>
              <w:jc w:val="center"/>
            </w:pPr>
            <w:r>
              <w:rPr>
                <w:color w:val="4F4F4F"/>
              </w:rPr>
              <w:t>动态路由</w:t>
            </w:r>
            <w:r>
              <w:rPr>
                <w:rFonts w:ascii="Times New Roman" w:hAnsi="Times New Roman" w:eastAsia="Times New Roman" w:cs="Times New Roman"/>
              </w:rPr>
              <w:t xml:space="preserve"> </w:t>
            </w:r>
          </w:p>
        </w:tc>
        <w:tc>
          <w:tcPr>
            <w:tcW w:w="5670" w:type="dxa"/>
            <w:tcBorders>
              <w:top w:val="single" w:color="FFFFFF" w:sz="48" w:space="0"/>
              <w:left w:val="single" w:color="DDDDDD" w:sz="6" w:space="0"/>
              <w:bottom w:val="single" w:color="DDDDDD" w:sz="6" w:space="0"/>
              <w:right w:val="single" w:color="DDDDDD" w:sz="6" w:space="0"/>
            </w:tcBorders>
            <w:vAlign w:val="center"/>
          </w:tcPr>
          <w:p w14:paraId="54C6554A">
            <w:pPr>
              <w:spacing w:after="0" w:line="259" w:lineRule="auto"/>
              <w:ind w:left="0" w:firstLine="0"/>
              <w:jc w:val="both"/>
            </w:pPr>
            <w:r>
              <w:rPr>
                <w:color w:val="4F4F4F"/>
              </w:rPr>
              <w:t>路由器通过动态路由协议（如：</w:t>
            </w:r>
            <w:r>
              <w:rPr>
                <w:rFonts w:ascii="Arial" w:hAnsi="Arial" w:eastAsia="Arial" w:cs="Arial"/>
                <w:color w:val="4F4F4F"/>
              </w:rPr>
              <w:t>RIP</w:t>
            </w:r>
            <w:r>
              <w:rPr>
                <w:color w:val="4F4F4F"/>
              </w:rPr>
              <w:t>、</w:t>
            </w:r>
            <w:r>
              <w:rPr>
                <w:rFonts w:ascii="Arial" w:hAnsi="Arial" w:eastAsia="Arial" w:cs="Arial"/>
                <w:color w:val="4F4F4F"/>
              </w:rPr>
              <w:t>OSPF</w:t>
            </w:r>
            <w:r>
              <w:rPr>
                <w:color w:val="4F4F4F"/>
              </w:rPr>
              <w:t>、</w:t>
            </w:r>
            <w:r>
              <w:rPr>
                <w:rFonts w:ascii="Arial" w:hAnsi="Arial" w:eastAsia="Arial" w:cs="Arial"/>
                <w:color w:val="4F4F4F"/>
              </w:rPr>
              <w:t>IS-IS</w:t>
            </w:r>
            <w:r>
              <w:rPr>
                <w:color w:val="4F4F4F"/>
              </w:rPr>
              <w:t>、</w:t>
            </w:r>
            <w:r>
              <w:rPr>
                <w:rFonts w:ascii="Arial" w:hAnsi="Arial" w:eastAsia="Arial" w:cs="Arial"/>
                <w:color w:val="4F4F4F"/>
              </w:rPr>
              <w:t>BGP</w:t>
            </w:r>
            <w:r>
              <w:rPr>
                <w:color w:val="4F4F4F"/>
              </w:rPr>
              <w:t>）</w:t>
            </w:r>
            <w:r>
              <w:rPr>
                <w:rFonts w:ascii="Times New Roman" w:hAnsi="Times New Roman" w:eastAsia="Times New Roman" w:cs="Times New Roman"/>
              </w:rPr>
              <w:t xml:space="preserve"> </w:t>
            </w:r>
          </w:p>
        </w:tc>
      </w:tr>
    </w:tbl>
    <w:p w14:paraId="6828358D">
      <w:pPr>
        <w:spacing w:line="259" w:lineRule="auto"/>
        <w:ind w:left="0" w:right="53" w:firstLine="0"/>
        <w:jc w:val="center"/>
      </w:pPr>
      <w:r>
        <w:rPr>
          <w:rFonts w:ascii="Times New Roman" w:hAnsi="Times New Roman" w:eastAsia="Times New Roman" w:cs="Times New Roman"/>
        </w:rPr>
        <w:t xml:space="preserve"> </w:t>
      </w:r>
    </w:p>
    <w:p w14:paraId="699B3E28">
      <w:pPr>
        <w:spacing w:after="0" w:line="259" w:lineRule="auto"/>
        <w:ind w:left="10" w:right="120"/>
        <w:jc w:val="center"/>
      </w:pPr>
      <w:r>
        <w:t xml:space="preserve">表 </w:t>
      </w:r>
      <w:r>
        <w:rPr>
          <w:rFonts w:ascii="Times New Roman" w:hAnsi="Times New Roman" w:eastAsia="Times New Roman" w:cs="Times New Roman"/>
        </w:rPr>
        <w:t xml:space="preserve">2. </w:t>
      </w:r>
      <w:r>
        <w:t>动态路由种类</w:t>
      </w:r>
      <w:r>
        <w:rPr>
          <w:rFonts w:ascii="Times New Roman" w:hAnsi="Times New Roman" w:eastAsia="Times New Roman" w:cs="Times New Roman"/>
        </w:rPr>
        <w:t xml:space="preserve"> </w:t>
      </w:r>
    </w:p>
    <w:tbl>
      <w:tblPr>
        <w:tblStyle w:val="7"/>
        <w:tblW w:w="8088" w:type="dxa"/>
        <w:tblInd w:w="137" w:type="dxa"/>
        <w:tblLayout w:type="autofit"/>
        <w:tblCellMar>
          <w:top w:w="104" w:type="dxa"/>
          <w:left w:w="734" w:type="dxa"/>
          <w:bottom w:w="0" w:type="dxa"/>
          <w:right w:w="115" w:type="dxa"/>
        </w:tblCellMar>
      </w:tblPr>
      <w:tblGrid>
        <w:gridCol w:w="2418"/>
        <w:gridCol w:w="5670"/>
      </w:tblGrid>
      <w:tr w14:paraId="4AAAAD97">
        <w:tblPrEx>
          <w:tblCellMar>
            <w:top w:w="104" w:type="dxa"/>
            <w:left w:w="734" w:type="dxa"/>
            <w:bottom w:w="0" w:type="dxa"/>
            <w:right w:w="115" w:type="dxa"/>
          </w:tblCellMar>
        </w:tblPrEx>
        <w:trPr>
          <w:trHeight w:val="447" w:hRule="atLeast"/>
        </w:trPr>
        <w:tc>
          <w:tcPr>
            <w:tcW w:w="2418"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03AC7FDE">
            <w:pPr>
              <w:spacing w:after="0" w:line="259" w:lineRule="auto"/>
              <w:ind w:left="0" w:firstLine="0"/>
            </w:pPr>
            <w:r>
              <w:t>动态路由种类</w:t>
            </w:r>
            <w:r>
              <w:rPr>
                <w:rFonts w:ascii="Times New Roman" w:hAnsi="Times New Roman" w:eastAsia="Times New Roman" w:cs="Times New Roman"/>
                <w:b/>
              </w:rPr>
              <w:t xml:space="preserve"> </w:t>
            </w:r>
          </w:p>
        </w:tc>
        <w:tc>
          <w:tcPr>
            <w:tcW w:w="5670"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0BB21A61">
            <w:pPr>
              <w:spacing w:after="0" w:line="259" w:lineRule="auto"/>
              <w:ind w:left="0" w:right="210" w:firstLine="0"/>
              <w:jc w:val="center"/>
            </w:pPr>
            <w:r>
              <w:t>描述</w:t>
            </w:r>
            <w:r>
              <w:rPr>
                <w:rFonts w:ascii="Times New Roman" w:hAnsi="Times New Roman" w:eastAsia="Times New Roman" w:cs="Times New Roman"/>
                <w:b/>
              </w:rPr>
              <w:t xml:space="preserve"> </w:t>
            </w:r>
          </w:p>
        </w:tc>
      </w:tr>
      <w:tr w14:paraId="075DEA23">
        <w:tblPrEx>
          <w:tblCellMar>
            <w:top w:w="104" w:type="dxa"/>
            <w:left w:w="734" w:type="dxa"/>
            <w:bottom w:w="0" w:type="dxa"/>
            <w:right w:w="115" w:type="dxa"/>
          </w:tblCellMar>
        </w:tblPrEx>
        <w:trPr>
          <w:trHeight w:val="130" w:hRule="atLeast"/>
        </w:trPr>
        <w:tc>
          <w:tcPr>
            <w:tcW w:w="2418" w:type="dxa"/>
            <w:tcBorders>
              <w:top w:val="single" w:color="DDDDDD" w:sz="6" w:space="0"/>
              <w:left w:val="single" w:color="DDDDDD" w:sz="6" w:space="0"/>
              <w:bottom w:val="single" w:color="FFFFFF" w:sz="48" w:space="0"/>
              <w:right w:val="single" w:color="DDDDDD" w:sz="6" w:space="0"/>
            </w:tcBorders>
          </w:tcPr>
          <w:p w14:paraId="10D25618">
            <w:pPr>
              <w:spacing w:after="160" w:line="259" w:lineRule="auto"/>
              <w:ind w:left="0" w:firstLine="0"/>
            </w:pPr>
          </w:p>
        </w:tc>
        <w:tc>
          <w:tcPr>
            <w:tcW w:w="5670" w:type="dxa"/>
            <w:tcBorders>
              <w:top w:val="single" w:color="DDDDDD" w:sz="6" w:space="0"/>
              <w:left w:val="single" w:color="DDDDDD" w:sz="6" w:space="0"/>
              <w:bottom w:val="single" w:color="FFFFFF" w:sz="48" w:space="0"/>
              <w:right w:val="single" w:color="DDDDDD" w:sz="6" w:space="0"/>
            </w:tcBorders>
          </w:tcPr>
          <w:p w14:paraId="703DA132">
            <w:pPr>
              <w:spacing w:after="160" w:line="259" w:lineRule="auto"/>
              <w:ind w:left="0" w:firstLine="0"/>
            </w:pPr>
          </w:p>
        </w:tc>
      </w:tr>
      <w:tr w14:paraId="7594EFB0">
        <w:tblPrEx>
          <w:tblCellMar>
            <w:top w:w="104" w:type="dxa"/>
            <w:left w:w="734" w:type="dxa"/>
            <w:bottom w:w="0" w:type="dxa"/>
            <w:right w:w="115" w:type="dxa"/>
          </w:tblCellMar>
        </w:tblPrEx>
        <w:trPr>
          <w:trHeight w:val="550" w:hRule="atLeast"/>
        </w:trPr>
        <w:tc>
          <w:tcPr>
            <w:tcW w:w="2418" w:type="dxa"/>
            <w:tcBorders>
              <w:top w:val="single" w:color="FFFFFF" w:sz="48" w:space="0"/>
              <w:left w:val="single" w:color="DDDDDD" w:sz="6" w:space="0"/>
              <w:bottom w:val="single" w:color="F7F7F7" w:sz="48" w:space="0"/>
              <w:right w:val="single" w:color="DDDDDD" w:sz="6" w:space="0"/>
            </w:tcBorders>
            <w:vAlign w:val="center"/>
          </w:tcPr>
          <w:p w14:paraId="38EBF4A4">
            <w:pPr>
              <w:spacing w:after="0" w:line="259" w:lineRule="auto"/>
              <w:ind w:left="0" w:right="221" w:firstLine="0"/>
              <w:jc w:val="center"/>
            </w:pPr>
            <w:r>
              <w:rPr>
                <w:rFonts w:ascii="Times New Roman" w:hAnsi="Times New Roman" w:eastAsia="Times New Roman" w:cs="Times New Roman"/>
              </w:rPr>
              <w:t xml:space="preserve">RIP </w:t>
            </w:r>
          </w:p>
        </w:tc>
        <w:tc>
          <w:tcPr>
            <w:tcW w:w="5670" w:type="dxa"/>
            <w:tcBorders>
              <w:top w:val="single" w:color="FFFFFF" w:sz="48" w:space="0"/>
              <w:left w:val="single" w:color="DDDDDD" w:sz="6" w:space="0"/>
              <w:bottom w:val="single" w:color="F7F7F7" w:sz="48" w:space="0"/>
              <w:right w:val="single" w:color="DDDDDD" w:sz="6" w:space="0"/>
            </w:tcBorders>
          </w:tcPr>
          <w:p w14:paraId="4F150CB2">
            <w:pPr>
              <w:spacing w:after="0" w:line="259" w:lineRule="auto"/>
              <w:ind w:left="0" w:right="194" w:firstLine="0"/>
              <w:jc w:val="center"/>
            </w:pPr>
            <w:r>
              <w:t>即路由信息协议</w:t>
            </w:r>
            <w:r>
              <w:rPr>
                <w:rFonts w:ascii="Times New Roman" w:hAnsi="Times New Roman" w:eastAsia="Times New Roman" w:cs="Times New Roman"/>
              </w:rPr>
              <w:t xml:space="preserve"> </w:t>
            </w:r>
          </w:p>
        </w:tc>
      </w:tr>
      <w:tr w14:paraId="73DA539F">
        <w:tblPrEx>
          <w:tblCellMar>
            <w:top w:w="104" w:type="dxa"/>
            <w:left w:w="734" w:type="dxa"/>
            <w:bottom w:w="0" w:type="dxa"/>
            <w:right w:w="115" w:type="dxa"/>
          </w:tblCellMar>
        </w:tblPrEx>
        <w:trPr>
          <w:trHeight w:val="446" w:hRule="atLeast"/>
        </w:trPr>
        <w:tc>
          <w:tcPr>
            <w:tcW w:w="2418" w:type="dxa"/>
            <w:tcBorders>
              <w:top w:val="single" w:color="F7F7F7" w:sz="48" w:space="0"/>
              <w:left w:val="single" w:color="DDDDDD" w:sz="6" w:space="0"/>
              <w:bottom w:val="single" w:color="DDDDDD" w:sz="6" w:space="0"/>
              <w:right w:val="single" w:color="DDDDDD" w:sz="6" w:space="0"/>
            </w:tcBorders>
            <w:shd w:val="clear" w:color="auto" w:fill="F7F7F7"/>
          </w:tcPr>
          <w:p w14:paraId="6DBC29C5">
            <w:pPr>
              <w:spacing w:after="0" w:line="259" w:lineRule="auto"/>
              <w:ind w:left="0" w:right="222" w:firstLine="0"/>
              <w:jc w:val="center"/>
            </w:pPr>
            <w:r>
              <w:rPr>
                <w:rFonts w:ascii="Times New Roman" w:hAnsi="Times New Roman" w:eastAsia="Times New Roman" w:cs="Times New Roman"/>
              </w:rPr>
              <w:t xml:space="preserve">OSPF </w:t>
            </w:r>
          </w:p>
        </w:tc>
        <w:tc>
          <w:tcPr>
            <w:tcW w:w="5670"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669B6E10">
            <w:pPr>
              <w:spacing w:after="0" w:line="259" w:lineRule="auto"/>
              <w:ind w:left="0" w:right="193" w:firstLine="0"/>
              <w:jc w:val="center"/>
            </w:pPr>
            <w:r>
              <w:t>即开放式最短路径优先</w:t>
            </w:r>
            <w:r>
              <w:rPr>
                <w:rFonts w:ascii="Times New Roman" w:hAnsi="Times New Roman" w:eastAsia="Times New Roman" w:cs="Times New Roman"/>
              </w:rPr>
              <w:t xml:space="preserve"> </w:t>
            </w:r>
          </w:p>
        </w:tc>
      </w:tr>
      <w:tr w14:paraId="4742D0B6">
        <w:tblPrEx>
          <w:tblCellMar>
            <w:top w:w="104" w:type="dxa"/>
            <w:left w:w="734" w:type="dxa"/>
            <w:bottom w:w="0" w:type="dxa"/>
            <w:right w:w="115" w:type="dxa"/>
          </w:tblCellMar>
        </w:tblPrEx>
        <w:trPr>
          <w:trHeight w:val="130" w:hRule="atLeast"/>
        </w:trPr>
        <w:tc>
          <w:tcPr>
            <w:tcW w:w="2418" w:type="dxa"/>
            <w:tcBorders>
              <w:top w:val="single" w:color="DDDDDD" w:sz="6" w:space="0"/>
              <w:left w:val="single" w:color="DDDDDD" w:sz="6" w:space="0"/>
              <w:bottom w:val="single" w:color="FFFFFF" w:sz="48" w:space="0"/>
              <w:right w:val="single" w:color="DDDDDD" w:sz="6" w:space="0"/>
            </w:tcBorders>
          </w:tcPr>
          <w:p w14:paraId="19C6E59D">
            <w:pPr>
              <w:spacing w:after="160" w:line="259" w:lineRule="auto"/>
              <w:ind w:left="0" w:firstLine="0"/>
            </w:pPr>
          </w:p>
        </w:tc>
        <w:tc>
          <w:tcPr>
            <w:tcW w:w="5670" w:type="dxa"/>
            <w:tcBorders>
              <w:top w:val="single" w:color="DDDDDD" w:sz="6" w:space="0"/>
              <w:left w:val="single" w:color="DDDDDD" w:sz="6" w:space="0"/>
              <w:bottom w:val="single" w:color="FFFFFF" w:sz="48" w:space="0"/>
              <w:right w:val="single" w:color="DDDDDD" w:sz="6" w:space="0"/>
            </w:tcBorders>
          </w:tcPr>
          <w:p w14:paraId="7E636C68">
            <w:pPr>
              <w:spacing w:after="160" w:line="259" w:lineRule="auto"/>
              <w:ind w:left="0" w:firstLine="0"/>
            </w:pPr>
          </w:p>
        </w:tc>
      </w:tr>
      <w:tr w14:paraId="75B7B5DA">
        <w:tblPrEx>
          <w:tblCellMar>
            <w:top w:w="104" w:type="dxa"/>
            <w:left w:w="734" w:type="dxa"/>
            <w:bottom w:w="0" w:type="dxa"/>
            <w:right w:w="115" w:type="dxa"/>
          </w:tblCellMar>
        </w:tblPrEx>
        <w:trPr>
          <w:trHeight w:val="565" w:hRule="atLeast"/>
        </w:trPr>
        <w:tc>
          <w:tcPr>
            <w:tcW w:w="2418" w:type="dxa"/>
            <w:tcBorders>
              <w:top w:val="single" w:color="FFFFFF" w:sz="48" w:space="0"/>
              <w:left w:val="single" w:color="DDDDDD" w:sz="6" w:space="0"/>
              <w:bottom w:val="single" w:color="F7F7F7" w:sz="48" w:space="0"/>
              <w:right w:val="single" w:color="DDDDDD" w:sz="6" w:space="0"/>
            </w:tcBorders>
          </w:tcPr>
          <w:p w14:paraId="694DA491">
            <w:pPr>
              <w:spacing w:after="0" w:line="259" w:lineRule="auto"/>
              <w:ind w:left="0" w:right="205" w:firstLine="0"/>
              <w:jc w:val="center"/>
            </w:pPr>
            <w:r>
              <w:rPr>
                <w:rFonts w:ascii="Times New Roman" w:hAnsi="Times New Roman" w:eastAsia="Times New Roman" w:cs="Times New Roman"/>
              </w:rPr>
              <w:t xml:space="preserve">IS-IS </w:t>
            </w:r>
          </w:p>
        </w:tc>
        <w:tc>
          <w:tcPr>
            <w:tcW w:w="5670" w:type="dxa"/>
            <w:tcBorders>
              <w:top w:val="single" w:color="FFFFFF" w:sz="48" w:space="0"/>
              <w:left w:val="single" w:color="DDDDDD" w:sz="6" w:space="0"/>
              <w:bottom w:val="single" w:color="F7F7F7" w:sz="48" w:space="0"/>
              <w:right w:val="single" w:color="DDDDDD" w:sz="6" w:space="0"/>
            </w:tcBorders>
          </w:tcPr>
          <w:p w14:paraId="62AF2F55">
            <w:pPr>
              <w:spacing w:after="0" w:line="259" w:lineRule="auto"/>
              <w:ind w:left="0" w:right="193" w:firstLine="0"/>
              <w:jc w:val="center"/>
            </w:pPr>
            <w:r>
              <w:t>即中间系统到中间系统</w:t>
            </w:r>
            <w:r>
              <w:rPr>
                <w:rFonts w:ascii="Times New Roman" w:hAnsi="Times New Roman" w:eastAsia="Times New Roman" w:cs="Times New Roman"/>
              </w:rPr>
              <w:t xml:space="preserve"> </w:t>
            </w:r>
          </w:p>
        </w:tc>
      </w:tr>
      <w:tr w14:paraId="384E0D0B">
        <w:tblPrEx>
          <w:tblCellMar>
            <w:top w:w="104" w:type="dxa"/>
            <w:left w:w="734" w:type="dxa"/>
            <w:bottom w:w="0" w:type="dxa"/>
            <w:right w:w="115" w:type="dxa"/>
          </w:tblCellMar>
        </w:tblPrEx>
        <w:trPr>
          <w:trHeight w:val="447" w:hRule="atLeast"/>
        </w:trPr>
        <w:tc>
          <w:tcPr>
            <w:tcW w:w="2418" w:type="dxa"/>
            <w:tcBorders>
              <w:top w:val="single" w:color="F7F7F7" w:sz="48" w:space="0"/>
              <w:left w:val="single" w:color="DDDDDD" w:sz="6" w:space="0"/>
              <w:bottom w:val="single" w:color="DDDDDD" w:sz="6" w:space="0"/>
              <w:right w:val="single" w:color="DDDDDD" w:sz="6" w:space="0"/>
            </w:tcBorders>
            <w:shd w:val="clear" w:color="auto" w:fill="F7F7F7"/>
          </w:tcPr>
          <w:p w14:paraId="23C87491">
            <w:pPr>
              <w:spacing w:after="0" w:line="259" w:lineRule="auto"/>
              <w:ind w:left="0" w:right="221" w:firstLine="0"/>
              <w:jc w:val="center"/>
            </w:pPr>
            <w:r>
              <w:rPr>
                <w:rFonts w:ascii="Times New Roman" w:hAnsi="Times New Roman" w:eastAsia="Times New Roman" w:cs="Times New Roman"/>
              </w:rPr>
              <w:t xml:space="preserve">BGP </w:t>
            </w:r>
          </w:p>
        </w:tc>
        <w:tc>
          <w:tcPr>
            <w:tcW w:w="5670"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5C2CA8A1">
            <w:pPr>
              <w:spacing w:after="0" w:line="259" w:lineRule="auto"/>
              <w:ind w:left="0" w:right="194" w:firstLine="0"/>
              <w:jc w:val="center"/>
            </w:pPr>
            <w:r>
              <w:t>即边界网关协议</w:t>
            </w:r>
            <w:r>
              <w:rPr>
                <w:rFonts w:ascii="Times New Roman" w:hAnsi="Times New Roman" w:eastAsia="Times New Roman" w:cs="Times New Roman"/>
              </w:rPr>
              <w:t xml:space="preserve"> </w:t>
            </w:r>
          </w:p>
        </w:tc>
      </w:tr>
    </w:tbl>
    <w:p w14:paraId="25572FB2">
      <w:pPr>
        <w:spacing w:after="0" w:line="259" w:lineRule="auto"/>
        <w:ind w:left="0" w:firstLine="0"/>
      </w:pPr>
      <w:r>
        <w:rPr>
          <w:rFonts w:ascii="Times New Roman" w:hAnsi="Times New Roman" w:eastAsia="Times New Roman" w:cs="Times New Roman"/>
        </w:rPr>
        <w:t xml:space="preserve"> </w:t>
      </w:r>
    </w:p>
    <w:p w14:paraId="1CCD8B32">
      <w:pPr>
        <w:spacing w:after="0" w:line="259" w:lineRule="auto"/>
        <w:ind w:left="10" w:right="119"/>
        <w:jc w:val="center"/>
      </w:pPr>
      <w:r>
        <w:t xml:space="preserve">表 </w:t>
      </w:r>
      <w:r>
        <w:rPr>
          <w:rFonts w:ascii="Times New Roman" w:hAnsi="Times New Roman" w:eastAsia="Times New Roman" w:cs="Times New Roman"/>
        </w:rPr>
        <w:t xml:space="preserve">3. </w:t>
      </w:r>
      <w:r>
        <w:t>路由表的参数介绍</w:t>
      </w:r>
      <w:r>
        <w:rPr>
          <w:rFonts w:ascii="Times New Roman" w:hAnsi="Times New Roman" w:eastAsia="Times New Roman" w:cs="Times New Roman"/>
        </w:rPr>
        <w:t xml:space="preserve"> </w:t>
      </w:r>
    </w:p>
    <w:tbl>
      <w:tblPr>
        <w:tblStyle w:val="7"/>
        <w:tblW w:w="8088" w:type="dxa"/>
        <w:tblInd w:w="137" w:type="dxa"/>
        <w:tblLayout w:type="autofit"/>
        <w:tblCellMar>
          <w:top w:w="105" w:type="dxa"/>
          <w:left w:w="119" w:type="dxa"/>
          <w:bottom w:w="0" w:type="dxa"/>
          <w:right w:w="4" w:type="dxa"/>
        </w:tblCellMar>
      </w:tblPr>
      <w:tblGrid>
        <w:gridCol w:w="2133"/>
        <w:gridCol w:w="5955"/>
      </w:tblGrid>
      <w:tr w14:paraId="21812C65">
        <w:tblPrEx>
          <w:tblCellMar>
            <w:top w:w="105" w:type="dxa"/>
            <w:left w:w="119" w:type="dxa"/>
            <w:bottom w:w="0" w:type="dxa"/>
            <w:right w:w="4" w:type="dxa"/>
          </w:tblCellMar>
        </w:tblPrEx>
        <w:trPr>
          <w:trHeight w:val="447" w:hRule="atLeast"/>
        </w:trPr>
        <w:tc>
          <w:tcPr>
            <w:tcW w:w="2133"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1461B43D">
            <w:pPr>
              <w:spacing w:after="0" w:line="259" w:lineRule="auto"/>
              <w:ind w:left="0" w:right="133" w:firstLine="0"/>
              <w:jc w:val="center"/>
            </w:pPr>
            <w:r>
              <w:t>动态路由种类</w:t>
            </w:r>
            <w:r>
              <w:rPr>
                <w:rFonts w:ascii="Times New Roman" w:hAnsi="Times New Roman" w:eastAsia="Times New Roman" w:cs="Times New Roman"/>
                <w:b/>
              </w:rPr>
              <w:t xml:space="preserve"> </w:t>
            </w:r>
          </w:p>
        </w:tc>
        <w:tc>
          <w:tcPr>
            <w:tcW w:w="5955"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034C4F0C">
            <w:pPr>
              <w:spacing w:after="0" w:line="259" w:lineRule="auto"/>
              <w:ind w:left="0" w:right="141" w:firstLine="0"/>
              <w:jc w:val="center"/>
            </w:pPr>
            <w:r>
              <w:t>描述</w:t>
            </w:r>
            <w:r>
              <w:rPr>
                <w:rFonts w:ascii="Times New Roman" w:hAnsi="Times New Roman" w:eastAsia="Times New Roman" w:cs="Times New Roman"/>
                <w:b/>
              </w:rPr>
              <w:t xml:space="preserve"> </w:t>
            </w:r>
          </w:p>
        </w:tc>
      </w:tr>
      <w:tr w14:paraId="439BF0CA">
        <w:tblPrEx>
          <w:tblCellMar>
            <w:top w:w="105" w:type="dxa"/>
            <w:left w:w="119" w:type="dxa"/>
            <w:bottom w:w="0" w:type="dxa"/>
            <w:right w:w="4" w:type="dxa"/>
          </w:tblCellMar>
        </w:tblPrEx>
        <w:trPr>
          <w:trHeight w:val="129" w:hRule="atLeast"/>
        </w:trPr>
        <w:tc>
          <w:tcPr>
            <w:tcW w:w="2133" w:type="dxa"/>
            <w:tcBorders>
              <w:top w:val="single" w:color="DDDDDD" w:sz="6" w:space="0"/>
              <w:left w:val="single" w:color="DDDDDD" w:sz="6" w:space="0"/>
              <w:bottom w:val="single" w:color="FFFFFF" w:sz="48" w:space="0"/>
              <w:right w:val="single" w:color="DDDDDD" w:sz="6" w:space="0"/>
            </w:tcBorders>
          </w:tcPr>
          <w:p w14:paraId="7390D889">
            <w:pPr>
              <w:spacing w:after="160" w:line="259" w:lineRule="auto"/>
              <w:ind w:left="0" w:firstLine="0"/>
            </w:pPr>
          </w:p>
        </w:tc>
        <w:tc>
          <w:tcPr>
            <w:tcW w:w="5955" w:type="dxa"/>
            <w:tcBorders>
              <w:top w:val="single" w:color="DDDDDD" w:sz="6" w:space="0"/>
              <w:left w:val="single" w:color="DDDDDD" w:sz="6" w:space="0"/>
              <w:bottom w:val="single" w:color="FFFFFF" w:sz="48" w:space="0"/>
              <w:right w:val="single" w:color="DDDDDD" w:sz="6" w:space="0"/>
            </w:tcBorders>
          </w:tcPr>
          <w:p w14:paraId="16CFF94E">
            <w:pPr>
              <w:spacing w:after="160" w:line="259" w:lineRule="auto"/>
              <w:ind w:left="0" w:firstLine="0"/>
            </w:pPr>
          </w:p>
        </w:tc>
      </w:tr>
      <w:tr w14:paraId="7C6F388B">
        <w:tblPrEx>
          <w:tblCellMar>
            <w:top w:w="105" w:type="dxa"/>
            <w:left w:w="119" w:type="dxa"/>
            <w:bottom w:w="0" w:type="dxa"/>
            <w:right w:w="4" w:type="dxa"/>
          </w:tblCellMar>
        </w:tblPrEx>
        <w:trPr>
          <w:trHeight w:val="1496" w:hRule="atLeast"/>
        </w:trPr>
        <w:tc>
          <w:tcPr>
            <w:tcW w:w="2133" w:type="dxa"/>
            <w:tcBorders>
              <w:top w:val="single" w:color="FFFFFF" w:sz="48" w:space="0"/>
              <w:left w:val="single" w:color="DDDDDD" w:sz="6" w:space="0"/>
              <w:bottom w:val="single" w:color="F7F7F7" w:sz="48" w:space="0"/>
              <w:right w:val="single" w:color="DDDDDD" w:sz="6" w:space="0"/>
            </w:tcBorders>
          </w:tcPr>
          <w:p w14:paraId="50714BD9">
            <w:pPr>
              <w:spacing w:after="0" w:line="259" w:lineRule="auto"/>
              <w:ind w:left="0" w:right="121" w:firstLine="0"/>
              <w:jc w:val="center"/>
            </w:pPr>
            <w:r>
              <w:rPr>
                <w:rFonts w:ascii="Times New Roman" w:hAnsi="Times New Roman" w:eastAsia="Times New Roman" w:cs="Times New Roman"/>
              </w:rPr>
              <w:t xml:space="preserve">Destination/Mask </w:t>
            </w:r>
          </w:p>
        </w:tc>
        <w:tc>
          <w:tcPr>
            <w:tcW w:w="5955" w:type="dxa"/>
            <w:tcBorders>
              <w:top w:val="single" w:color="FFFFFF" w:sz="48" w:space="0"/>
              <w:left w:val="single" w:color="DDDDDD" w:sz="6" w:space="0"/>
              <w:bottom w:val="single" w:color="F7F7F7" w:sz="48" w:space="0"/>
              <w:right w:val="single" w:color="DDDDDD" w:sz="6" w:space="0"/>
            </w:tcBorders>
          </w:tcPr>
          <w:p w14:paraId="2577B533">
            <w:pPr>
              <w:spacing w:after="0" w:line="259" w:lineRule="auto"/>
              <w:ind w:left="0" w:firstLine="0"/>
              <w:jc w:val="center"/>
            </w:pPr>
            <w:r>
              <w:t xml:space="preserve">此路由的目的网络地址与子网掩码。将目的地址和子码掩码“逻辑与”后可得到目的主机或路由器所在网段的地址。例如，目的地址为 </w:t>
            </w:r>
            <w:r>
              <w:rPr>
                <w:rFonts w:ascii="Times New Roman" w:hAnsi="Times New Roman" w:eastAsia="Times New Roman" w:cs="Times New Roman"/>
              </w:rPr>
              <w:t>1.1.1.1</w:t>
            </w:r>
            <w:r>
              <w:t xml:space="preserve">，子网掩码为 </w:t>
            </w:r>
            <w:r>
              <w:rPr>
                <w:rFonts w:ascii="Times New Roman" w:hAnsi="Times New Roman" w:eastAsia="Times New Roman" w:cs="Times New Roman"/>
              </w:rPr>
              <w:t xml:space="preserve">255.255.255.0 </w:t>
            </w:r>
            <w:r>
              <w:t xml:space="preserve">的主机或路由器所在网站的地址为 </w:t>
            </w:r>
            <w:r>
              <w:rPr>
                <w:rFonts w:ascii="Times New Roman" w:hAnsi="Times New Roman" w:eastAsia="Times New Roman" w:cs="Times New Roman"/>
              </w:rPr>
              <w:t xml:space="preserve">1.1.1.0 </w:t>
            </w:r>
          </w:p>
        </w:tc>
      </w:tr>
      <w:tr w14:paraId="243745DB">
        <w:tblPrEx>
          <w:tblCellMar>
            <w:top w:w="105" w:type="dxa"/>
            <w:left w:w="119" w:type="dxa"/>
            <w:bottom w:w="0" w:type="dxa"/>
            <w:right w:w="4" w:type="dxa"/>
          </w:tblCellMar>
        </w:tblPrEx>
        <w:trPr>
          <w:trHeight w:val="447" w:hRule="atLeast"/>
        </w:trPr>
        <w:tc>
          <w:tcPr>
            <w:tcW w:w="2133" w:type="dxa"/>
            <w:tcBorders>
              <w:top w:val="single" w:color="F7F7F7" w:sz="48" w:space="0"/>
              <w:left w:val="single" w:color="DDDDDD" w:sz="6" w:space="0"/>
              <w:bottom w:val="single" w:color="DDDDDD" w:sz="6" w:space="0"/>
              <w:right w:val="single" w:color="DDDDDD" w:sz="6" w:space="0"/>
            </w:tcBorders>
            <w:shd w:val="clear" w:color="auto" w:fill="F7F7F7"/>
          </w:tcPr>
          <w:p w14:paraId="51D93697">
            <w:pPr>
              <w:spacing w:after="0" w:line="259" w:lineRule="auto"/>
              <w:ind w:left="0" w:right="135" w:firstLine="0"/>
              <w:jc w:val="center"/>
            </w:pPr>
            <w:r>
              <w:rPr>
                <w:rFonts w:ascii="Times New Roman" w:hAnsi="Times New Roman" w:eastAsia="Times New Roman" w:cs="Times New Roman"/>
              </w:rPr>
              <w:t xml:space="preserve">Proto </w:t>
            </w:r>
          </w:p>
        </w:tc>
        <w:tc>
          <w:tcPr>
            <w:tcW w:w="5955"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15100FB5">
            <w:pPr>
              <w:spacing w:after="0" w:line="259" w:lineRule="auto"/>
              <w:ind w:left="0" w:right="92" w:firstLine="0"/>
              <w:jc w:val="center"/>
            </w:pPr>
            <w:r>
              <w:t>该路由的协议类型，即路由器是通过什么协议。</w:t>
            </w:r>
            <w:r>
              <w:rPr>
                <w:rFonts w:ascii="Times New Roman" w:hAnsi="Times New Roman" w:eastAsia="Times New Roman" w:cs="Times New Roman"/>
              </w:rPr>
              <w:t xml:space="preserve"> </w:t>
            </w:r>
          </w:p>
        </w:tc>
      </w:tr>
      <w:tr w14:paraId="504321BD">
        <w:tblPrEx>
          <w:tblCellMar>
            <w:top w:w="105" w:type="dxa"/>
            <w:left w:w="119" w:type="dxa"/>
            <w:bottom w:w="0" w:type="dxa"/>
            <w:right w:w="4" w:type="dxa"/>
          </w:tblCellMar>
        </w:tblPrEx>
        <w:trPr>
          <w:trHeight w:val="129" w:hRule="atLeast"/>
        </w:trPr>
        <w:tc>
          <w:tcPr>
            <w:tcW w:w="2133" w:type="dxa"/>
            <w:tcBorders>
              <w:top w:val="single" w:color="DDDDDD" w:sz="6" w:space="0"/>
              <w:left w:val="single" w:color="DDDDDD" w:sz="6" w:space="0"/>
              <w:bottom w:val="single" w:color="FFFFFF" w:sz="48" w:space="0"/>
              <w:right w:val="single" w:color="DDDDDD" w:sz="6" w:space="0"/>
            </w:tcBorders>
          </w:tcPr>
          <w:p w14:paraId="777FB7C0">
            <w:pPr>
              <w:spacing w:after="160" w:line="259" w:lineRule="auto"/>
              <w:ind w:left="0" w:firstLine="0"/>
            </w:pPr>
          </w:p>
        </w:tc>
        <w:tc>
          <w:tcPr>
            <w:tcW w:w="5955" w:type="dxa"/>
            <w:tcBorders>
              <w:top w:val="single" w:color="DDDDDD" w:sz="6" w:space="0"/>
              <w:left w:val="single" w:color="DDDDDD" w:sz="6" w:space="0"/>
              <w:bottom w:val="single" w:color="FFFFFF" w:sz="48" w:space="0"/>
              <w:right w:val="single" w:color="DDDDDD" w:sz="6" w:space="0"/>
            </w:tcBorders>
          </w:tcPr>
          <w:p w14:paraId="79B92EBE">
            <w:pPr>
              <w:spacing w:after="160" w:line="259" w:lineRule="auto"/>
              <w:ind w:left="0" w:firstLine="0"/>
            </w:pPr>
          </w:p>
        </w:tc>
      </w:tr>
      <w:tr w14:paraId="25CE7D21">
        <w:tblPrEx>
          <w:tblCellMar>
            <w:top w:w="105" w:type="dxa"/>
            <w:left w:w="119" w:type="dxa"/>
            <w:bottom w:w="0" w:type="dxa"/>
            <w:right w:w="4" w:type="dxa"/>
          </w:tblCellMar>
        </w:tblPrEx>
        <w:trPr>
          <w:trHeight w:val="1481" w:hRule="atLeast"/>
        </w:trPr>
        <w:tc>
          <w:tcPr>
            <w:tcW w:w="2133" w:type="dxa"/>
            <w:tcBorders>
              <w:top w:val="single" w:color="FFFFFF" w:sz="48" w:space="0"/>
              <w:left w:val="single" w:color="DDDDDD" w:sz="6" w:space="0"/>
              <w:bottom w:val="single" w:color="FFFFFF" w:sz="48" w:space="0"/>
              <w:right w:val="single" w:color="DDDDDD" w:sz="6" w:space="0"/>
            </w:tcBorders>
          </w:tcPr>
          <w:p w14:paraId="3A722D19">
            <w:pPr>
              <w:spacing w:after="0" w:line="259" w:lineRule="auto"/>
              <w:ind w:left="0" w:right="131" w:firstLine="0"/>
              <w:jc w:val="center"/>
            </w:pPr>
            <w:r>
              <w:rPr>
                <w:rFonts w:ascii="Times New Roman" w:hAnsi="Times New Roman" w:eastAsia="Times New Roman" w:cs="Times New Roman"/>
              </w:rPr>
              <w:t xml:space="preserve">Pre </w:t>
            </w:r>
          </w:p>
        </w:tc>
        <w:tc>
          <w:tcPr>
            <w:tcW w:w="5955" w:type="dxa"/>
            <w:tcBorders>
              <w:top w:val="single" w:color="FFFFFF" w:sz="48" w:space="0"/>
              <w:left w:val="single" w:color="DDDDDD" w:sz="6" w:space="0"/>
              <w:bottom w:val="single" w:color="FFFFFF" w:sz="48" w:space="0"/>
              <w:right w:val="single" w:color="DDDDDD" w:sz="6" w:space="0"/>
            </w:tcBorders>
          </w:tcPr>
          <w:p w14:paraId="4938DEF7">
            <w:pPr>
              <w:spacing w:after="0" w:line="259" w:lineRule="auto"/>
              <w:ind w:left="0" w:firstLine="0"/>
              <w:jc w:val="center"/>
            </w:pPr>
            <w:r>
              <w:t>此路由的路由协议优先级针对同一目的地。可能存在不同下一跳出接口等多条路由，这些不同的路由可以是由不同的路由协议发现的，也可以是手工配置的。静态路由优先级最高（数值最小）者将成为当前最优的路由。</w:t>
            </w:r>
            <w:r>
              <w:rPr>
                <w:rFonts w:ascii="Times New Roman" w:hAnsi="Times New Roman" w:eastAsia="Times New Roman" w:cs="Times New Roman"/>
              </w:rPr>
              <w:t xml:space="preserve"> </w:t>
            </w:r>
          </w:p>
        </w:tc>
      </w:tr>
      <w:tr w14:paraId="17B2EC17">
        <w:tblPrEx>
          <w:tblCellMar>
            <w:top w:w="105" w:type="dxa"/>
            <w:left w:w="119" w:type="dxa"/>
            <w:bottom w:w="0" w:type="dxa"/>
            <w:right w:w="4" w:type="dxa"/>
          </w:tblCellMar>
        </w:tblPrEx>
        <w:trPr>
          <w:trHeight w:val="870" w:hRule="atLeast"/>
        </w:trPr>
        <w:tc>
          <w:tcPr>
            <w:tcW w:w="2133" w:type="dxa"/>
            <w:tcBorders>
              <w:top w:val="single" w:color="FFFFFF" w:sz="48" w:space="0"/>
              <w:left w:val="single" w:color="DDDDDD" w:sz="6" w:space="0"/>
              <w:bottom w:val="single" w:color="FFFFFF" w:sz="48" w:space="0"/>
              <w:right w:val="single" w:color="DDDDDD" w:sz="6" w:space="0"/>
            </w:tcBorders>
          </w:tcPr>
          <w:p w14:paraId="7DA314D4">
            <w:pPr>
              <w:spacing w:after="0" w:line="259" w:lineRule="auto"/>
              <w:ind w:left="0" w:right="121" w:firstLine="0"/>
              <w:jc w:val="center"/>
            </w:pPr>
            <w:r>
              <w:rPr>
                <w:rFonts w:ascii="Times New Roman" w:hAnsi="Times New Roman" w:eastAsia="Times New Roman" w:cs="Times New Roman"/>
              </w:rPr>
              <w:t xml:space="preserve">Cost </w:t>
            </w:r>
          </w:p>
        </w:tc>
        <w:tc>
          <w:tcPr>
            <w:tcW w:w="5955" w:type="dxa"/>
            <w:tcBorders>
              <w:top w:val="single" w:color="FFFFFF" w:sz="48" w:space="0"/>
              <w:left w:val="single" w:color="DDDDDD" w:sz="6" w:space="0"/>
              <w:bottom w:val="single" w:color="FFFFFF" w:sz="48" w:space="0"/>
              <w:right w:val="single" w:color="DDDDDD" w:sz="6" w:space="0"/>
            </w:tcBorders>
            <w:vAlign w:val="center"/>
          </w:tcPr>
          <w:p w14:paraId="746311E8">
            <w:pPr>
              <w:spacing w:after="0" w:line="259" w:lineRule="auto"/>
              <w:ind w:left="0" w:firstLine="0"/>
              <w:jc w:val="center"/>
            </w:pPr>
            <w:r>
              <w:t>路由开销。当到达同一目的地的多条路由具有相同的路由优先级，使路由开销最小的将成为当前的最优路由。</w:t>
            </w:r>
            <w:r>
              <w:rPr>
                <w:rFonts w:ascii="Times New Roman" w:hAnsi="Times New Roman" w:eastAsia="Times New Roman" w:cs="Times New Roman"/>
              </w:rPr>
              <w:t xml:space="preserve"> </w:t>
            </w:r>
          </w:p>
        </w:tc>
      </w:tr>
      <w:tr w14:paraId="2C241692">
        <w:tblPrEx>
          <w:tblCellMar>
            <w:top w:w="105" w:type="dxa"/>
            <w:left w:w="119" w:type="dxa"/>
            <w:bottom w:w="0" w:type="dxa"/>
            <w:right w:w="4" w:type="dxa"/>
          </w:tblCellMar>
        </w:tblPrEx>
        <w:trPr>
          <w:trHeight w:val="886" w:hRule="atLeast"/>
        </w:trPr>
        <w:tc>
          <w:tcPr>
            <w:tcW w:w="2133" w:type="dxa"/>
            <w:tcBorders>
              <w:top w:val="single" w:color="FFFFFF" w:sz="48" w:space="0"/>
              <w:left w:val="single" w:color="DDDDDD" w:sz="6" w:space="0"/>
              <w:bottom w:val="single" w:color="FFFFFF" w:sz="48" w:space="0"/>
              <w:right w:val="single" w:color="DDDDDD" w:sz="6" w:space="0"/>
            </w:tcBorders>
          </w:tcPr>
          <w:p w14:paraId="4617FD1B">
            <w:pPr>
              <w:spacing w:after="0" w:line="259" w:lineRule="auto"/>
              <w:ind w:left="0" w:right="119" w:firstLine="0"/>
              <w:jc w:val="center"/>
            </w:pPr>
            <w:r>
              <w:rPr>
                <w:rFonts w:ascii="Times New Roman" w:hAnsi="Times New Roman" w:eastAsia="Times New Roman" w:cs="Times New Roman"/>
              </w:rPr>
              <w:t xml:space="preserve">NextHop </w:t>
            </w:r>
          </w:p>
        </w:tc>
        <w:tc>
          <w:tcPr>
            <w:tcW w:w="5955" w:type="dxa"/>
            <w:tcBorders>
              <w:top w:val="single" w:color="FFFFFF" w:sz="48" w:space="0"/>
              <w:left w:val="single" w:color="DDDDDD" w:sz="6" w:space="0"/>
              <w:bottom w:val="single" w:color="FFFFFF" w:sz="48" w:space="0"/>
              <w:right w:val="single" w:color="DDDDDD" w:sz="6" w:space="0"/>
            </w:tcBorders>
          </w:tcPr>
          <w:p w14:paraId="2155CAFA">
            <w:pPr>
              <w:spacing w:after="45" w:line="259" w:lineRule="auto"/>
              <w:ind w:left="15" w:firstLine="0"/>
              <w:jc w:val="both"/>
            </w:pPr>
            <w:r>
              <w:t>对于本路由而言，达到该路由指向的目的地网络的下一跳地址。</w:t>
            </w:r>
          </w:p>
          <w:p w14:paraId="7358AE50">
            <w:pPr>
              <w:spacing w:after="0" w:line="259" w:lineRule="auto"/>
              <w:ind w:left="0" w:right="126" w:firstLine="0"/>
              <w:jc w:val="center"/>
            </w:pPr>
            <w:r>
              <w:t>该字段指明了数据转发的下一个设备。</w:t>
            </w:r>
            <w:r>
              <w:rPr>
                <w:rFonts w:ascii="Times New Roman" w:hAnsi="Times New Roman" w:eastAsia="Times New Roman" w:cs="Times New Roman"/>
              </w:rPr>
              <w:t xml:space="preserve"> </w:t>
            </w:r>
          </w:p>
        </w:tc>
      </w:tr>
      <w:tr w14:paraId="7CCF5E6A">
        <w:tblPrEx>
          <w:tblCellMar>
            <w:top w:w="105" w:type="dxa"/>
            <w:left w:w="119" w:type="dxa"/>
            <w:bottom w:w="0" w:type="dxa"/>
            <w:right w:w="4" w:type="dxa"/>
          </w:tblCellMar>
        </w:tblPrEx>
        <w:trPr>
          <w:trHeight w:val="524" w:hRule="atLeast"/>
        </w:trPr>
        <w:tc>
          <w:tcPr>
            <w:tcW w:w="2133" w:type="dxa"/>
            <w:tcBorders>
              <w:top w:val="single" w:color="FFFFFF" w:sz="48" w:space="0"/>
              <w:left w:val="single" w:color="DDDDDD" w:sz="6" w:space="0"/>
              <w:bottom w:val="single" w:color="DDDDDD" w:sz="6" w:space="0"/>
              <w:right w:val="single" w:color="DDDDDD" w:sz="6" w:space="0"/>
            </w:tcBorders>
            <w:vAlign w:val="center"/>
          </w:tcPr>
          <w:p w14:paraId="7F829AE7">
            <w:pPr>
              <w:spacing w:after="0" w:line="259" w:lineRule="auto"/>
              <w:ind w:left="0" w:right="132" w:firstLine="0"/>
              <w:jc w:val="center"/>
            </w:pPr>
            <w:r>
              <w:rPr>
                <w:rFonts w:ascii="Times New Roman" w:hAnsi="Times New Roman" w:eastAsia="Times New Roman" w:cs="Times New Roman"/>
              </w:rPr>
              <w:t xml:space="preserve">Interface </w:t>
            </w:r>
          </w:p>
        </w:tc>
        <w:tc>
          <w:tcPr>
            <w:tcW w:w="5955" w:type="dxa"/>
            <w:tcBorders>
              <w:top w:val="single" w:color="FFFFFF" w:sz="48" w:space="0"/>
              <w:left w:val="single" w:color="DDDDDD" w:sz="6" w:space="0"/>
              <w:bottom w:val="single" w:color="DDDDDD" w:sz="6" w:space="0"/>
              <w:right w:val="single" w:color="DDDDDD" w:sz="6" w:space="0"/>
            </w:tcBorders>
            <w:vAlign w:val="center"/>
          </w:tcPr>
          <w:p w14:paraId="507D9524">
            <w:pPr>
              <w:spacing w:after="0" w:line="259" w:lineRule="auto"/>
              <w:ind w:left="30" w:firstLine="0"/>
              <w:jc w:val="both"/>
            </w:pPr>
            <w:r>
              <w:t>此路由的出接口。指明数据将从本路由的某个接口转发出去。</w:t>
            </w:r>
            <w:r>
              <w:rPr>
                <w:rFonts w:ascii="Times New Roman" w:hAnsi="Times New Roman" w:eastAsia="Times New Roman" w:cs="Times New Roman"/>
              </w:rPr>
              <w:t xml:space="preserve"> </w:t>
            </w:r>
          </w:p>
        </w:tc>
      </w:tr>
    </w:tbl>
    <w:p w14:paraId="3A660EA1">
      <w:pPr>
        <w:spacing w:after="0" w:line="259" w:lineRule="auto"/>
        <w:ind w:left="10" w:right="120"/>
        <w:jc w:val="center"/>
      </w:pPr>
      <w:r>
        <w:t xml:space="preserve">表 </w:t>
      </w:r>
      <w:r>
        <w:rPr>
          <w:rFonts w:ascii="Times New Roman" w:hAnsi="Times New Roman" w:eastAsia="Times New Roman" w:cs="Times New Roman"/>
        </w:rPr>
        <w:t>4.</w:t>
      </w:r>
      <w:r>
        <w:t>路由协议的优先级</w:t>
      </w:r>
      <w:r>
        <w:rPr>
          <w:rFonts w:ascii="Times New Roman" w:hAnsi="Times New Roman" w:eastAsia="Times New Roman" w:cs="Times New Roman"/>
        </w:rPr>
        <w:t xml:space="preserve"> </w:t>
      </w:r>
    </w:p>
    <w:tbl>
      <w:tblPr>
        <w:tblStyle w:val="7"/>
        <w:tblW w:w="8084" w:type="dxa"/>
        <w:tblInd w:w="137" w:type="dxa"/>
        <w:tblLayout w:type="autofit"/>
        <w:tblCellMar>
          <w:top w:w="35" w:type="dxa"/>
          <w:left w:w="115" w:type="dxa"/>
          <w:bottom w:w="0" w:type="dxa"/>
          <w:right w:w="115" w:type="dxa"/>
        </w:tblCellMar>
      </w:tblPr>
      <w:tblGrid>
        <w:gridCol w:w="1847"/>
        <w:gridCol w:w="2133"/>
        <w:gridCol w:w="4104"/>
      </w:tblGrid>
      <w:tr w14:paraId="6F237B94">
        <w:tblPrEx>
          <w:tblCellMar>
            <w:top w:w="35" w:type="dxa"/>
            <w:left w:w="115" w:type="dxa"/>
            <w:bottom w:w="0" w:type="dxa"/>
            <w:right w:w="115" w:type="dxa"/>
          </w:tblCellMar>
        </w:tblPrEx>
        <w:trPr>
          <w:trHeight w:val="68" w:hRule="atLeast"/>
        </w:trPr>
        <w:tc>
          <w:tcPr>
            <w:tcW w:w="1847" w:type="dxa"/>
            <w:tcBorders>
              <w:top w:val="single" w:color="DDDDDD" w:sz="6" w:space="0"/>
              <w:left w:val="single" w:color="DDDDDD" w:sz="6" w:space="0"/>
              <w:bottom w:val="single" w:color="DDDDDD" w:sz="6" w:space="0"/>
              <w:right w:val="single" w:color="DDDDDD" w:sz="6" w:space="0"/>
            </w:tcBorders>
          </w:tcPr>
          <w:p w14:paraId="784C15B8">
            <w:pPr>
              <w:spacing w:after="160" w:line="259" w:lineRule="auto"/>
              <w:ind w:left="0" w:firstLine="0"/>
            </w:pPr>
          </w:p>
        </w:tc>
        <w:tc>
          <w:tcPr>
            <w:tcW w:w="2133" w:type="dxa"/>
            <w:tcBorders>
              <w:top w:val="single" w:color="DDDDDD" w:sz="6" w:space="0"/>
              <w:left w:val="single" w:color="DDDDDD" w:sz="6" w:space="0"/>
              <w:bottom w:val="single" w:color="DDDDDD" w:sz="6" w:space="0"/>
              <w:right w:val="single" w:color="DDDDDD" w:sz="6" w:space="0"/>
            </w:tcBorders>
          </w:tcPr>
          <w:p w14:paraId="19EA2EE1">
            <w:pPr>
              <w:spacing w:after="160" w:line="259" w:lineRule="auto"/>
              <w:ind w:left="0" w:firstLine="0"/>
            </w:pPr>
          </w:p>
        </w:tc>
        <w:tc>
          <w:tcPr>
            <w:tcW w:w="4104" w:type="dxa"/>
            <w:tcBorders>
              <w:top w:val="single" w:color="DDDDDD" w:sz="6" w:space="0"/>
              <w:left w:val="single" w:color="DDDDDD" w:sz="6" w:space="0"/>
              <w:bottom w:val="single" w:color="DDDDDD" w:sz="6" w:space="0"/>
              <w:right w:val="single" w:color="DDDDDD" w:sz="6" w:space="0"/>
            </w:tcBorders>
          </w:tcPr>
          <w:p w14:paraId="48152B1B">
            <w:pPr>
              <w:spacing w:after="160" w:line="259" w:lineRule="auto"/>
              <w:ind w:left="0" w:firstLine="0"/>
            </w:pPr>
          </w:p>
        </w:tc>
      </w:tr>
      <w:tr w14:paraId="6AB30276">
        <w:tblPrEx>
          <w:tblCellMar>
            <w:top w:w="35" w:type="dxa"/>
            <w:left w:w="115" w:type="dxa"/>
            <w:bottom w:w="0" w:type="dxa"/>
            <w:right w:w="115" w:type="dxa"/>
          </w:tblCellMar>
        </w:tblPrEx>
        <w:trPr>
          <w:trHeight w:val="366" w:hRule="atLeast"/>
        </w:trPr>
        <w:tc>
          <w:tcPr>
            <w:tcW w:w="1847" w:type="dxa"/>
            <w:tcBorders>
              <w:top w:val="single" w:color="DDDDDD" w:sz="6" w:space="0"/>
              <w:left w:val="single" w:color="DDDDDD" w:sz="6" w:space="0"/>
              <w:bottom w:val="single" w:color="DDDDDD" w:sz="6" w:space="0"/>
              <w:right w:val="single" w:color="DDDDDD" w:sz="6" w:space="0"/>
            </w:tcBorders>
            <w:shd w:val="clear" w:color="auto" w:fill="EFF3F5"/>
          </w:tcPr>
          <w:p w14:paraId="3F48D5A0">
            <w:pPr>
              <w:spacing w:after="0" w:line="259" w:lineRule="auto"/>
              <w:ind w:left="0" w:right="34" w:firstLine="0"/>
              <w:jc w:val="center"/>
            </w:pPr>
            <w:r>
              <w:rPr>
                <w:color w:val="4F4F4F"/>
              </w:rPr>
              <w:t>路由来源</w:t>
            </w:r>
            <w:r>
              <w:rPr>
                <w:rFonts w:ascii="Times New Roman" w:hAnsi="Times New Roman" w:eastAsia="Times New Roman" w:cs="Times New Roman"/>
                <w:b/>
              </w:rPr>
              <w:t xml:space="preserve"> </w:t>
            </w:r>
          </w:p>
        </w:tc>
        <w:tc>
          <w:tcPr>
            <w:tcW w:w="2133" w:type="dxa"/>
            <w:tcBorders>
              <w:top w:val="single" w:color="DDDDDD" w:sz="6" w:space="0"/>
              <w:left w:val="single" w:color="DDDDDD" w:sz="6" w:space="0"/>
              <w:bottom w:val="single" w:color="DDDDDD" w:sz="6" w:space="0"/>
              <w:right w:val="single" w:color="DDDDDD" w:sz="6" w:space="0"/>
            </w:tcBorders>
            <w:shd w:val="clear" w:color="auto" w:fill="EFF3F5"/>
          </w:tcPr>
          <w:p w14:paraId="68383483">
            <w:pPr>
              <w:spacing w:after="0" w:line="259" w:lineRule="auto"/>
              <w:ind w:left="0" w:right="19" w:firstLine="0"/>
              <w:jc w:val="center"/>
            </w:pPr>
            <w:r>
              <w:rPr>
                <w:color w:val="4F4F4F"/>
              </w:rPr>
              <w:t>路由类型</w:t>
            </w:r>
            <w:r>
              <w:rPr>
                <w:rFonts w:ascii="Times New Roman" w:hAnsi="Times New Roman" w:eastAsia="Times New Roman" w:cs="Times New Roman"/>
                <w:b/>
              </w:rPr>
              <w:t xml:space="preserve"> </w:t>
            </w:r>
          </w:p>
        </w:tc>
        <w:tc>
          <w:tcPr>
            <w:tcW w:w="4104" w:type="dxa"/>
            <w:tcBorders>
              <w:top w:val="single" w:color="DDDDDD" w:sz="6" w:space="0"/>
              <w:left w:val="single" w:color="DDDDDD" w:sz="6" w:space="0"/>
              <w:bottom w:val="single" w:color="DDDDDD" w:sz="6" w:space="0"/>
              <w:right w:val="single" w:color="DDDDDD" w:sz="6" w:space="0"/>
            </w:tcBorders>
            <w:shd w:val="clear" w:color="auto" w:fill="EFF3F5"/>
          </w:tcPr>
          <w:p w14:paraId="4F437A2D">
            <w:pPr>
              <w:spacing w:after="0" w:line="259" w:lineRule="auto"/>
              <w:ind w:left="0" w:right="21" w:firstLine="0"/>
              <w:jc w:val="center"/>
            </w:pPr>
            <w:r>
              <w:rPr>
                <w:color w:val="4F4F4F"/>
              </w:rPr>
              <w:t>默认优先级</w:t>
            </w:r>
            <w:r>
              <w:rPr>
                <w:rFonts w:ascii="Times New Roman" w:hAnsi="Times New Roman" w:eastAsia="Times New Roman" w:cs="Times New Roman"/>
                <w:b/>
              </w:rPr>
              <w:t xml:space="preserve"> </w:t>
            </w:r>
          </w:p>
        </w:tc>
      </w:tr>
      <w:tr w14:paraId="7A324362">
        <w:tblPrEx>
          <w:tblCellMar>
            <w:top w:w="35" w:type="dxa"/>
            <w:left w:w="115" w:type="dxa"/>
            <w:bottom w:w="0" w:type="dxa"/>
            <w:right w:w="115" w:type="dxa"/>
          </w:tblCellMar>
        </w:tblPrEx>
        <w:trPr>
          <w:trHeight w:val="129" w:hRule="atLeast"/>
        </w:trPr>
        <w:tc>
          <w:tcPr>
            <w:tcW w:w="1847" w:type="dxa"/>
            <w:tcBorders>
              <w:top w:val="single" w:color="DDDDDD" w:sz="6" w:space="0"/>
              <w:left w:val="single" w:color="DDDDDD" w:sz="6" w:space="0"/>
              <w:bottom w:val="single" w:color="FFFFFF" w:sz="48" w:space="0"/>
              <w:right w:val="single" w:color="DDDDDD" w:sz="6" w:space="0"/>
            </w:tcBorders>
          </w:tcPr>
          <w:p w14:paraId="70725B35">
            <w:pPr>
              <w:spacing w:after="160" w:line="259" w:lineRule="auto"/>
              <w:ind w:left="0" w:firstLine="0"/>
            </w:pPr>
          </w:p>
        </w:tc>
        <w:tc>
          <w:tcPr>
            <w:tcW w:w="2133" w:type="dxa"/>
            <w:tcBorders>
              <w:top w:val="single" w:color="DDDDDD" w:sz="6" w:space="0"/>
              <w:left w:val="single" w:color="DDDDDD" w:sz="6" w:space="0"/>
              <w:bottom w:val="single" w:color="FFFFFF" w:sz="48" w:space="0"/>
              <w:right w:val="single" w:color="DDDDDD" w:sz="6" w:space="0"/>
            </w:tcBorders>
          </w:tcPr>
          <w:p w14:paraId="6E21E122">
            <w:pPr>
              <w:spacing w:after="160" w:line="259" w:lineRule="auto"/>
              <w:ind w:left="0" w:firstLine="0"/>
            </w:pPr>
          </w:p>
        </w:tc>
        <w:tc>
          <w:tcPr>
            <w:tcW w:w="4104" w:type="dxa"/>
            <w:tcBorders>
              <w:top w:val="single" w:color="DDDDDD" w:sz="6" w:space="0"/>
              <w:left w:val="single" w:color="DDDDDD" w:sz="6" w:space="0"/>
              <w:bottom w:val="single" w:color="FFFFFF" w:sz="48" w:space="0"/>
              <w:right w:val="single" w:color="DDDDDD" w:sz="6" w:space="0"/>
            </w:tcBorders>
          </w:tcPr>
          <w:p w14:paraId="24C6D050">
            <w:pPr>
              <w:spacing w:after="160" w:line="259" w:lineRule="auto"/>
              <w:ind w:left="0" w:firstLine="0"/>
            </w:pPr>
          </w:p>
        </w:tc>
      </w:tr>
      <w:tr w14:paraId="5D755D41">
        <w:tblPrEx>
          <w:tblCellMar>
            <w:top w:w="35" w:type="dxa"/>
            <w:left w:w="115" w:type="dxa"/>
            <w:bottom w:w="0" w:type="dxa"/>
            <w:right w:w="115" w:type="dxa"/>
          </w:tblCellMar>
        </w:tblPrEx>
        <w:trPr>
          <w:trHeight w:val="565" w:hRule="atLeast"/>
        </w:trPr>
        <w:tc>
          <w:tcPr>
            <w:tcW w:w="1847" w:type="dxa"/>
            <w:tcBorders>
              <w:top w:val="single" w:color="FFFFFF" w:sz="48" w:space="0"/>
              <w:left w:val="single" w:color="DDDDDD" w:sz="6" w:space="0"/>
              <w:bottom w:val="single" w:color="F7F7F7" w:sz="48" w:space="0"/>
              <w:right w:val="single" w:color="DDDDDD" w:sz="6" w:space="0"/>
            </w:tcBorders>
          </w:tcPr>
          <w:p w14:paraId="754FFAE3">
            <w:pPr>
              <w:spacing w:after="0" w:line="259" w:lineRule="auto"/>
              <w:ind w:left="0" w:right="18" w:firstLine="0"/>
              <w:jc w:val="center"/>
            </w:pPr>
            <w:r>
              <w:rPr>
                <w:color w:val="4F4F4F"/>
              </w:rPr>
              <w:t>直连</w:t>
            </w:r>
            <w:r>
              <w:rPr>
                <w:rFonts w:ascii="Times New Roman" w:hAnsi="Times New Roman" w:eastAsia="Times New Roman" w:cs="Times New Roman"/>
              </w:rPr>
              <w:t xml:space="preserve"> </w:t>
            </w:r>
          </w:p>
        </w:tc>
        <w:tc>
          <w:tcPr>
            <w:tcW w:w="2133" w:type="dxa"/>
            <w:tcBorders>
              <w:top w:val="single" w:color="FFFFFF" w:sz="48" w:space="0"/>
              <w:left w:val="single" w:color="DDDDDD" w:sz="6" w:space="0"/>
              <w:bottom w:val="single" w:color="F7F7F7" w:sz="48" w:space="0"/>
              <w:right w:val="single" w:color="DDDDDD" w:sz="6" w:space="0"/>
            </w:tcBorders>
          </w:tcPr>
          <w:p w14:paraId="1858D313">
            <w:pPr>
              <w:spacing w:after="0" w:line="259" w:lineRule="auto"/>
              <w:ind w:left="0" w:right="4" w:firstLine="0"/>
              <w:jc w:val="center"/>
            </w:pPr>
            <w:r>
              <w:rPr>
                <w:color w:val="4F4F4F"/>
              </w:rPr>
              <w:t>直连路由</w:t>
            </w:r>
            <w:r>
              <w:rPr>
                <w:rFonts w:ascii="Times New Roman" w:hAnsi="Times New Roman" w:eastAsia="Times New Roman" w:cs="Times New Roman"/>
              </w:rPr>
              <w:t xml:space="preserve"> </w:t>
            </w:r>
          </w:p>
        </w:tc>
        <w:tc>
          <w:tcPr>
            <w:tcW w:w="4104" w:type="dxa"/>
            <w:tcBorders>
              <w:top w:val="single" w:color="FFFFFF" w:sz="48" w:space="0"/>
              <w:left w:val="single" w:color="DDDDDD" w:sz="6" w:space="0"/>
              <w:bottom w:val="single" w:color="F7F7F7" w:sz="48" w:space="0"/>
              <w:right w:val="single" w:color="DDDDDD" w:sz="6" w:space="0"/>
            </w:tcBorders>
          </w:tcPr>
          <w:p w14:paraId="22A63614">
            <w:pPr>
              <w:spacing w:after="0" w:line="259" w:lineRule="auto"/>
              <w:ind w:left="4" w:firstLine="0"/>
              <w:jc w:val="center"/>
            </w:pPr>
            <w:r>
              <w:rPr>
                <w:rFonts w:ascii="Arial" w:hAnsi="Arial" w:eastAsia="Arial" w:cs="Arial"/>
                <w:color w:val="4F4F4F"/>
              </w:rPr>
              <w:t>0</w:t>
            </w:r>
            <w:r>
              <w:rPr>
                <w:rFonts w:ascii="Times New Roman" w:hAnsi="Times New Roman" w:eastAsia="Times New Roman" w:cs="Times New Roman"/>
              </w:rPr>
              <w:t xml:space="preserve"> </w:t>
            </w:r>
          </w:p>
        </w:tc>
      </w:tr>
      <w:tr w14:paraId="3A442A70">
        <w:tblPrEx>
          <w:tblCellMar>
            <w:top w:w="35" w:type="dxa"/>
            <w:left w:w="115" w:type="dxa"/>
            <w:bottom w:w="0" w:type="dxa"/>
            <w:right w:w="115" w:type="dxa"/>
          </w:tblCellMar>
        </w:tblPrEx>
        <w:trPr>
          <w:trHeight w:val="447" w:hRule="atLeast"/>
        </w:trPr>
        <w:tc>
          <w:tcPr>
            <w:tcW w:w="1847"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7A876518">
            <w:pPr>
              <w:spacing w:after="0" w:line="259" w:lineRule="auto"/>
              <w:ind w:left="0" w:right="18" w:firstLine="0"/>
              <w:jc w:val="center"/>
            </w:pPr>
            <w:r>
              <w:rPr>
                <w:color w:val="4F4F4F"/>
              </w:rPr>
              <w:t>静态</w:t>
            </w:r>
            <w:r>
              <w:rPr>
                <w:rFonts w:ascii="Times New Roman" w:hAnsi="Times New Roman" w:eastAsia="Times New Roman" w:cs="Times New Roman"/>
              </w:rPr>
              <w:t xml:space="preserve"> </w:t>
            </w:r>
          </w:p>
        </w:tc>
        <w:tc>
          <w:tcPr>
            <w:tcW w:w="2133"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373E4BCC">
            <w:pPr>
              <w:spacing w:after="0" w:line="259" w:lineRule="auto"/>
              <w:ind w:left="0" w:right="4" w:firstLine="0"/>
              <w:jc w:val="center"/>
            </w:pPr>
            <w:r>
              <w:rPr>
                <w:color w:val="4F4F4F"/>
              </w:rPr>
              <w:t>静态路由</w:t>
            </w:r>
            <w:r>
              <w:rPr>
                <w:rFonts w:ascii="Times New Roman" w:hAnsi="Times New Roman" w:eastAsia="Times New Roman" w:cs="Times New Roman"/>
              </w:rPr>
              <w:t xml:space="preserve"> </w:t>
            </w:r>
          </w:p>
        </w:tc>
        <w:tc>
          <w:tcPr>
            <w:tcW w:w="4104" w:type="dxa"/>
            <w:tcBorders>
              <w:top w:val="single" w:color="F7F7F7" w:sz="48" w:space="0"/>
              <w:left w:val="single" w:color="DDDDDD" w:sz="6" w:space="0"/>
              <w:bottom w:val="single" w:color="DDDDDD" w:sz="6" w:space="0"/>
              <w:right w:val="single" w:color="DDDDDD" w:sz="6" w:space="0"/>
            </w:tcBorders>
            <w:shd w:val="clear" w:color="auto" w:fill="F7F7F7"/>
            <w:vAlign w:val="center"/>
          </w:tcPr>
          <w:p w14:paraId="6BEE912C">
            <w:pPr>
              <w:spacing w:after="0" w:line="259" w:lineRule="auto"/>
              <w:ind w:left="4" w:firstLine="0"/>
              <w:jc w:val="center"/>
            </w:pPr>
            <w:r>
              <w:rPr>
                <w:rFonts w:ascii="Arial" w:hAnsi="Arial" w:eastAsia="Arial" w:cs="Arial"/>
                <w:color w:val="4F4F4F"/>
              </w:rPr>
              <w:t>60</w:t>
            </w:r>
            <w:r>
              <w:rPr>
                <w:rFonts w:ascii="Times New Roman" w:hAnsi="Times New Roman" w:eastAsia="Times New Roman" w:cs="Times New Roman"/>
              </w:rPr>
              <w:t xml:space="preserve"> </w:t>
            </w:r>
          </w:p>
        </w:tc>
      </w:tr>
      <w:tr w14:paraId="30336490">
        <w:tblPrEx>
          <w:tblCellMar>
            <w:top w:w="35" w:type="dxa"/>
            <w:left w:w="115" w:type="dxa"/>
            <w:bottom w:w="0" w:type="dxa"/>
            <w:right w:w="115" w:type="dxa"/>
          </w:tblCellMar>
        </w:tblPrEx>
        <w:trPr>
          <w:trHeight w:val="130" w:hRule="atLeast"/>
        </w:trPr>
        <w:tc>
          <w:tcPr>
            <w:tcW w:w="1847" w:type="dxa"/>
            <w:tcBorders>
              <w:top w:val="single" w:color="DDDDDD" w:sz="6" w:space="0"/>
              <w:left w:val="single" w:color="DDDDDD" w:sz="6" w:space="0"/>
              <w:bottom w:val="single" w:color="FFFFFF" w:sz="48" w:space="0"/>
              <w:right w:val="single" w:color="DDDDDD" w:sz="6" w:space="0"/>
            </w:tcBorders>
          </w:tcPr>
          <w:p w14:paraId="641CE26D">
            <w:pPr>
              <w:spacing w:after="160" w:line="259" w:lineRule="auto"/>
              <w:ind w:left="0" w:firstLine="0"/>
            </w:pPr>
          </w:p>
        </w:tc>
        <w:tc>
          <w:tcPr>
            <w:tcW w:w="2133" w:type="dxa"/>
            <w:tcBorders>
              <w:top w:val="single" w:color="DDDDDD" w:sz="6" w:space="0"/>
              <w:left w:val="single" w:color="DDDDDD" w:sz="6" w:space="0"/>
              <w:bottom w:val="single" w:color="FFFFFF" w:sz="48" w:space="0"/>
              <w:right w:val="single" w:color="DDDDDD" w:sz="6" w:space="0"/>
            </w:tcBorders>
          </w:tcPr>
          <w:p w14:paraId="43276456">
            <w:pPr>
              <w:spacing w:after="160" w:line="259" w:lineRule="auto"/>
              <w:ind w:left="0" w:firstLine="0"/>
            </w:pPr>
          </w:p>
        </w:tc>
        <w:tc>
          <w:tcPr>
            <w:tcW w:w="4104" w:type="dxa"/>
            <w:tcBorders>
              <w:top w:val="single" w:color="DDDDDD" w:sz="6" w:space="0"/>
              <w:left w:val="single" w:color="DDDDDD" w:sz="6" w:space="0"/>
              <w:bottom w:val="single" w:color="FFFFFF" w:sz="48" w:space="0"/>
              <w:right w:val="single" w:color="DDDDDD" w:sz="6" w:space="0"/>
            </w:tcBorders>
          </w:tcPr>
          <w:p w14:paraId="594110EE">
            <w:pPr>
              <w:spacing w:after="160" w:line="259" w:lineRule="auto"/>
              <w:ind w:left="0" w:firstLine="0"/>
            </w:pPr>
          </w:p>
        </w:tc>
      </w:tr>
      <w:tr w14:paraId="279DABB6">
        <w:tblPrEx>
          <w:tblCellMar>
            <w:top w:w="35" w:type="dxa"/>
            <w:left w:w="115" w:type="dxa"/>
            <w:bottom w:w="0" w:type="dxa"/>
            <w:right w:w="115" w:type="dxa"/>
          </w:tblCellMar>
        </w:tblPrEx>
        <w:trPr>
          <w:trHeight w:val="563" w:hRule="atLeast"/>
        </w:trPr>
        <w:tc>
          <w:tcPr>
            <w:tcW w:w="1847" w:type="dxa"/>
            <w:tcBorders>
              <w:top w:val="single" w:color="FFFFFF" w:sz="48" w:space="0"/>
              <w:left w:val="single" w:color="DDDDDD" w:sz="6" w:space="0"/>
              <w:bottom w:val="single" w:color="F7F7F7" w:sz="48" w:space="0"/>
              <w:right w:val="single" w:color="DDDDDD" w:sz="6" w:space="0"/>
            </w:tcBorders>
          </w:tcPr>
          <w:p w14:paraId="3EA5A395">
            <w:pPr>
              <w:spacing w:after="0" w:line="259" w:lineRule="auto"/>
              <w:ind w:left="0" w:right="18" w:firstLine="0"/>
              <w:jc w:val="center"/>
            </w:pPr>
            <w:r>
              <w:rPr>
                <w:color w:val="4F4F4F"/>
              </w:rPr>
              <w:t>动态</w:t>
            </w:r>
            <w:r>
              <w:rPr>
                <w:rFonts w:ascii="Times New Roman" w:hAnsi="Times New Roman" w:eastAsia="Times New Roman" w:cs="Times New Roman"/>
              </w:rPr>
              <w:t xml:space="preserve"> </w:t>
            </w:r>
          </w:p>
        </w:tc>
        <w:tc>
          <w:tcPr>
            <w:tcW w:w="2133" w:type="dxa"/>
            <w:tcBorders>
              <w:top w:val="single" w:color="FFFFFF" w:sz="48" w:space="0"/>
              <w:left w:val="single" w:color="DDDDDD" w:sz="6" w:space="0"/>
              <w:bottom w:val="single" w:color="F7F7F7" w:sz="48" w:space="0"/>
              <w:right w:val="single" w:color="DDDDDD" w:sz="6" w:space="0"/>
            </w:tcBorders>
          </w:tcPr>
          <w:p w14:paraId="7381589A">
            <w:pPr>
              <w:spacing w:after="0" w:line="259" w:lineRule="auto"/>
              <w:ind w:left="1" w:firstLine="0"/>
              <w:jc w:val="center"/>
            </w:pPr>
            <w:r>
              <w:rPr>
                <w:rFonts w:ascii="Arial" w:hAnsi="Arial" w:eastAsia="Arial" w:cs="Arial"/>
                <w:color w:val="4F4F4F"/>
              </w:rPr>
              <w:t>RIP</w:t>
            </w:r>
            <w:r>
              <w:rPr>
                <w:rFonts w:ascii="Times New Roman" w:hAnsi="Times New Roman" w:eastAsia="Times New Roman" w:cs="Times New Roman"/>
              </w:rPr>
              <w:t xml:space="preserve"> </w:t>
            </w:r>
          </w:p>
        </w:tc>
        <w:tc>
          <w:tcPr>
            <w:tcW w:w="4104" w:type="dxa"/>
            <w:tcBorders>
              <w:top w:val="single" w:color="FFFFFF" w:sz="48" w:space="0"/>
              <w:left w:val="single" w:color="DDDDDD" w:sz="6" w:space="0"/>
              <w:bottom w:val="single" w:color="F7F7F7" w:sz="48" w:space="0"/>
              <w:right w:val="single" w:color="DDDDDD" w:sz="6" w:space="0"/>
            </w:tcBorders>
          </w:tcPr>
          <w:p w14:paraId="4431051B">
            <w:pPr>
              <w:spacing w:after="0" w:line="259" w:lineRule="auto"/>
              <w:ind w:left="4" w:firstLine="0"/>
              <w:jc w:val="center"/>
            </w:pPr>
            <w:r>
              <w:rPr>
                <w:rFonts w:ascii="Arial" w:hAnsi="Arial" w:eastAsia="Arial" w:cs="Arial"/>
                <w:color w:val="4F4F4F"/>
              </w:rPr>
              <w:t>100</w:t>
            </w:r>
            <w:r>
              <w:rPr>
                <w:rFonts w:ascii="Times New Roman" w:hAnsi="Times New Roman" w:eastAsia="Times New Roman" w:cs="Times New Roman"/>
              </w:rPr>
              <w:t xml:space="preserve"> </w:t>
            </w:r>
          </w:p>
        </w:tc>
      </w:tr>
      <w:tr w14:paraId="5C986259">
        <w:tblPrEx>
          <w:tblCellMar>
            <w:top w:w="35" w:type="dxa"/>
            <w:left w:w="115" w:type="dxa"/>
            <w:bottom w:w="0" w:type="dxa"/>
            <w:right w:w="115" w:type="dxa"/>
          </w:tblCellMar>
        </w:tblPrEx>
        <w:trPr>
          <w:trHeight w:val="68" w:hRule="atLeast"/>
        </w:trPr>
        <w:tc>
          <w:tcPr>
            <w:tcW w:w="1847" w:type="dxa"/>
            <w:tcBorders>
              <w:top w:val="single" w:color="F7F7F7" w:sz="48" w:space="0"/>
              <w:left w:val="single" w:color="DDDDDD" w:sz="6" w:space="0"/>
              <w:bottom w:val="single" w:color="F7F7F7" w:sz="48" w:space="0"/>
              <w:right w:val="single" w:color="DDDDDD" w:sz="6" w:space="0"/>
            </w:tcBorders>
          </w:tcPr>
          <w:p w14:paraId="66D122DB">
            <w:pPr>
              <w:spacing w:after="160" w:line="259" w:lineRule="auto"/>
              <w:ind w:left="0" w:firstLine="0"/>
            </w:pPr>
          </w:p>
        </w:tc>
        <w:tc>
          <w:tcPr>
            <w:tcW w:w="2133" w:type="dxa"/>
            <w:tcBorders>
              <w:top w:val="single" w:color="F7F7F7" w:sz="48" w:space="0"/>
              <w:left w:val="single" w:color="DDDDDD" w:sz="6" w:space="0"/>
              <w:bottom w:val="single" w:color="F7F7F7" w:sz="48" w:space="0"/>
              <w:right w:val="single" w:color="DDDDDD" w:sz="6" w:space="0"/>
            </w:tcBorders>
          </w:tcPr>
          <w:p w14:paraId="00331F2D">
            <w:pPr>
              <w:spacing w:after="160" w:line="259" w:lineRule="auto"/>
              <w:ind w:left="0" w:firstLine="0"/>
            </w:pPr>
          </w:p>
        </w:tc>
        <w:tc>
          <w:tcPr>
            <w:tcW w:w="4104" w:type="dxa"/>
            <w:tcBorders>
              <w:top w:val="single" w:color="F7F7F7" w:sz="48" w:space="0"/>
              <w:left w:val="single" w:color="DDDDDD" w:sz="6" w:space="0"/>
              <w:bottom w:val="single" w:color="F7F7F7" w:sz="48" w:space="0"/>
              <w:right w:val="single" w:color="DDDDDD" w:sz="6" w:space="0"/>
            </w:tcBorders>
          </w:tcPr>
          <w:p w14:paraId="443FBF3D">
            <w:pPr>
              <w:spacing w:after="160" w:line="259" w:lineRule="auto"/>
              <w:ind w:left="0" w:firstLine="0"/>
            </w:pPr>
          </w:p>
        </w:tc>
      </w:tr>
      <w:tr w14:paraId="184DCB46">
        <w:tblPrEx>
          <w:tblCellMar>
            <w:top w:w="35" w:type="dxa"/>
            <w:left w:w="115" w:type="dxa"/>
            <w:bottom w:w="0" w:type="dxa"/>
            <w:right w:w="115" w:type="dxa"/>
          </w:tblCellMar>
        </w:tblPrEx>
        <w:trPr>
          <w:trHeight w:val="380" w:hRule="atLeast"/>
        </w:trPr>
        <w:tc>
          <w:tcPr>
            <w:tcW w:w="1847" w:type="dxa"/>
            <w:tcBorders>
              <w:top w:val="single" w:color="F7F7F7" w:sz="48" w:space="0"/>
              <w:left w:val="single" w:color="DDDDDD" w:sz="6" w:space="0"/>
              <w:bottom w:val="single" w:color="DDDDDD" w:sz="6" w:space="0"/>
              <w:right w:val="single" w:color="DDDDDD" w:sz="6" w:space="0"/>
            </w:tcBorders>
            <w:shd w:val="clear" w:color="auto" w:fill="F7F7F7"/>
          </w:tcPr>
          <w:p w14:paraId="5D01DABB">
            <w:pPr>
              <w:spacing w:after="0" w:line="259" w:lineRule="auto"/>
              <w:ind w:left="0" w:right="18" w:firstLine="0"/>
              <w:jc w:val="center"/>
            </w:pPr>
            <w:r>
              <w:rPr>
                <w:color w:val="4F4F4F"/>
              </w:rPr>
              <w:t>动态</w:t>
            </w:r>
            <w:r>
              <w:rPr>
                <w:rFonts w:ascii="Times New Roman" w:hAnsi="Times New Roman" w:eastAsia="Times New Roman" w:cs="Times New Roman"/>
              </w:rPr>
              <w:t xml:space="preserve"> </w:t>
            </w:r>
          </w:p>
        </w:tc>
        <w:tc>
          <w:tcPr>
            <w:tcW w:w="2133" w:type="dxa"/>
            <w:tcBorders>
              <w:top w:val="single" w:color="F7F7F7" w:sz="48" w:space="0"/>
              <w:left w:val="single" w:color="DDDDDD" w:sz="6" w:space="0"/>
              <w:bottom w:val="single" w:color="DDDDDD" w:sz="6" w:space="0"/>
              <w:right w:val="single" w:color="DDDDDD" w:sz="6" w:space="0"/>
            </w:tcBorders>
            <w:shd w:val="clear" w:color="auto" w:fill="F7F7F7"/>
          </w:tcPr>
          <w:p w14:paraId="2B310F14">
            <w:pPr>
              <w:spacing w:after="0" w:line="259" w:lineRule="auto"/>
              <w:ind w:left="0" w:right="11" w:firstLine="0"/>
              <w:jc w:val="center"/>
            </w:pPr>
            <w:r>
              <w:rPr>
                <w:rFonts w:ascii="Arial" w:hAnsi="Arial" w:eastAsia="Arial" w:cs="Arial"/>
                <w:color w:val="4F4F4F"/>
              </w:rPr>
              <w:t>OSPF</w:t>
            </w:r>
            <w:r>
              <w:rPr>
                <w:rFonts w:ascii="Times New Roman" w:hAnsi="Times New Roman" w:eastAsia="Times New Roman" w:cs="Times New Roman"/>
              </w:rPr>
              <w:t xml:space="preserve"> </w:t>
            </w:r>
          </w:p>
        </w:tc>
        <w:tc>
          <w:tcPr>
            <w:tcW w:w="4104" w:type="dxa"/>
            <w:tcBorders>
              <w:top w:val="single" w:color="F7F7F7" w:sz="48" w:space="0"/>
              <w:left w:val="single" w:color="DDDDDD" w:sz="6" w:space="0"/>
              <w:bottom w:val="single" w:color="DDDDDD" w:sz="6" w:space="0"/>
              <w:right w:val="single" w:color="DDDDDD" w:sz="6" w:space="0"/>
            </w:tcBorders>
            <w:shd w:val="clear" w:color="auto" w:fill="F7F7F7"/>
          </w:tcPr>
          <w:p w14:paraId="141C2F43">
            <w:pPr>
              <w:spacing w:after="0" w:line="259" w:lineRule="auto"/>
              <w:ind w:left="3" w:firstLine="0"/>
              <w:jc w:val="center"/>
            </w:pPr>
            <w:r>
              <w:rPr>
                <w:color w:val="4F4F4F"/>
              </w:rPr>
              <w:t xml:space="preserve">内部为 </w:t>
            </w:r>
            <w:r>
              <w:rPr>
                <w:rFonts w:ascii="Arial" w:hAnsi="Arial" w:eastAsia="Arial" w:cs="Arial"/>
                <w:color w:val="4F4F4F"/>
              </w:rPr>
              <w:t>10</w:t>
            </w:r>
            <w:r>
              <w:rPr>
                <w:color w:val="4F4F4F"/>
              </w:rPr>
              <w:t xml:space="preserve">，外部为 </w:t>
            </w:r>
            <w:r>
              <w:rPr>
                <w:rFonts w:ascii="Arial" w:hAnsi="Arial" w:eastAsia="Arial" w:cs="Arial"/>
                <w:color w:val="4F4F4F"/>
              </w:rPr>
              <w:t>150</w:t>
            </w:r>
            <w:r>
              <w:rPr>
                <w:rFonts w:ascii="Times New Roman" w:hAnsi="Times New Roman" w:eastAsia="Times New Roman" w:cs="Times New Roman"/>
              </w:rPr>
              <w:t xml:space="preserve"> </w:t>
            </w:r>
          </w:p>
        </w:tc>
      </w:tr>
      <w:tr w14:paraId="77047EE4">
        <w:tblPrEx>
          <w:tblCellMar>
            <w:top w:w="35" w:type="dxa"/>
            <w:left w:w="115" w:type="dxa"/>
            <w:bottom w:w="0" w:type="dxa"/>
            <w:right w:w="115" w:type="dxa"/>
          </w:tblCellMar>
        </w:tblPrEx>
        <w:trPr>
          <w:trHeight w:val="145" w:hRule="atLeast"/>
        </w:trPr>
        <w:tc>
          <w:tcPr>
            <w:tcW w:w="1847" w:type="dxa"/>
            <w:tcBorders>
              <w:top w:val="single" w:color="DDDDDD" w:sz="6" w:space="0"/>
              <w:left w:val="single" w:color="DDDDDD" w:sz="6" w:space="0"/>
              <w:bottom w:val="single" w:color="F7F7F7" w:sz="48" w:space="0"/>
              <w:right w:val="single" w:color="DDDDDD" w:sz="6" w:space="0"/>
            </w:tcBorders>
          </w:tcPr>
          <w:p w14:paraId="7B7BFD2A">
            <w:pPr>
              <w:spacing w:after="160" w:line="259" w:lineRule="auto"/>
              <w:ind w:left="0" w:firstLine="0"/>
            </w:pPr>
          </w:p>
        </w:tc>
        <w:tc>
          <w:tcPr>
            <w:tcW w:w="2133" w:type="dxa"/>
            <w:tcBorders>
              <w:top w:val="single" w:color="DDDDDD" w:sz="6" w:space="0"/>
              <w:left w:val="single" w:color="DDDDDD" w:sz="6" w:space="0"/>
              <w:bottom w:val="single" w:color="F7F7F7" w:sz="48" w:space="0"/>
              <w:right w:val="single" w:color="DDDDDD" w:sz="6" w:space="0"/>
            </w:tcBorders>
          </w:tcPr>
          <w:p w14:paraId="5EAC3210">
            <w:pPr>
              <w:spacing w:after="160" w:line="259" w:lineRule="auto"/>
              <w:ind w:left="0" w:firstLine="0"/>
            </w:pPr>
          </w:p>
        </w:tc>
        <w:tc>
          <w:tcPr>
            <w:tcW w:w="4104" w:type="dxa"/>
            <w:tcBorders>
              <w:top w:val="single" w:color="DDDDDD" w:sz="6" w:space="0"/>
              <w:left w:val="single" w:color="DDDDDD" w:sz="6" w:space="0"/>
              <w:bottom w:val="single" w:color="F7F7F7" w:sz="48" w:space="0"/>
              <w:right w:val="single" w:color="DDDDDD" w:sz="6" w:space="0"/>
            </w:tcBorders>
          </w:tcPr>
          <w:p w14:paraId="0F0968C1">
            <w:pPr>
              <w:spacing w:after="160" w:line="259" w:lineRule="auto"/>
              <w:ind w:left="0" w:firstLine="0"/>
            </w:pPr>
          </w:p>
        </w:tc>
      </w:tr>
      <w:tr w14:paraId="72A6C6A0">
        <w:tblPrEx>
          <w:tblCellMar>
            <w:top w:w="35" w:type="dxa"/>
            <w:left w:w="115" w:type="dxa"/>
            <w:bottom w:w="0" w:type="dxa"/>
            <w:right w:w="115" w:type="dxa"/>
          </w:tblCellMar>
        </w:tblPrEx>
        <w:trPr>
          <w:trHeight w:val="411" w:hRule="atLeast"/>
        </w:trPr>
        <w:tc>
          <w:tcPr>
            <w:tcW w:w="1847" w:type="dxa"/>
            <w:tcBorders>
              <w:top w:val="single" w:color="F7F7F7" w:sz="48" w:space="0"/>
              <w:left w:val="single" w:color="DDDDDD" w:sz="6" w:space="0"/>
              <w:bottom w:val="single" w:color="DDDDDD" w:sz="6" w:space="0"/>
              <w:right w:val="single" w:color="DDDDDD" w:sz="6" w:space="0"/>
            </w:tcBorders>
            <w:shd w:val="clear" w:color="auto" w:fill="F7F7F7"/>
          </w:tcPr>
          <w:p w14:paraId="0284D550">
            <w:pPr>
              <w:spacing w:after="0" w:line="259" w:lineRule="auto"/>
              <w:ind w:left="0" w:right="18" w:firstLine="0"/>
              <w:jc w:val="center"/>
            </w:pPr>
            <w:r>
              <w:rPr>
                <w:color w:val="4F4F4F"/>
              </w:rPr>
              <w:t>动态</w:t>
            </w:r>
            <w:r>
              <w:rPr>
                <w:rFonts w:ascii="Times New Roman" w:hAnsi="Times New Roman" w:eastAsia="Times New Roman" w:cs="Times New Roman"/>
              </w:rPr>
              <w:t xml:space="preserve"> </w:t>
            </w:r>
          </w:p>
        </w:tc>
        <w:tc>
          <w:tcPr>
            <w:tcW w:w="2133" w:type="dxa"/>
            <w:tcBorders>
              <w:top w:val="single" w:color="F7F7F7" w:sz="48" w:space="0"/>
              <w:left w:val="single" w:color="DDDDDD" w:sz="6" w:space="0"/>
              <w:bottom w:val="single" w:color="DDDDDD" w:sz="6" w:space="0"/>
              <w:right w:val="single" w:color="DDDDDD" w:sz="6" w:space="0"/>
            </w:tcBorders>
            <w:shd w:val="clear" w:color="auto" w:fill="F7F7F7"/>
          </w:tcPr>
          <w:p w14:paraId="3CF80181">
            <w:pPr>
              <w:spacing w:after="0" w:line="259" w:lineRule="auto"/>
              <w:ind w:left="0" w:right="14" w:firstLine="0"/>
              <w:jc w:val="center"/>
            </w:pPr>
            <w:r>
              <w:rPr>
                <w:rFonts w:ascii="Arial" w:hAnsi="Arial" w:eastAsia="Arial" w:cs="Arial"/>
                <w:color w:val="4F4F4F"/>
              </w:rPr>
              <w:t>IS-IS</w:t>
            </w:r>
            <w:r>
              <w:rPr>
                <w:rFonts w:ascii="Times New Roman" w:hAnsi="Times New Roman" w:eastAsia="Times New Roman" w:cs="Times New Roman"/>
              </w:rPr>
              <w:t xml:space="preserve"> </w:t>
            </w:r>
          </w:p>
        </w:tc>
        <w:tc>
          <w:tcPr>
            <w:tcW w:w="4104" w:type="dxa"/>
            <w:tcBorders>
              <w:top w:val="single" w:color="F7F7F7" w:sz="48" w:space="0"/>
              <w:left w:val="single" w:color="DDDDDD" w:sz="6" w:space="0"/>
              <w:bottom w:val="single" w:color="DDDDDD" w:sz="6" w:space="0"/>
              <w:right w:val="single" w:color="DDDDDD" w:sz="6" w:space="0"/>
            </w:tcBorders>
            <w:shd w:val="clear" w:color="auto" w:fill="F7F7F7"/>
          </w:tcPr>
          <w:p w14:paraId="115E887C">
            <w:pPr>
              <w:spacing w:after="0" w:line="259" w:lineRule="auto"/>
              <w:ind w:left="4" w:firstLine="0"/>
              <w:jc w:val="center"/>
            </w:pPr>
            <w:r>
              <w:rPr>
                <w:rFonts w:ascii="Arial" w:hAnsi="Arial" w:eastAsia="Arial" w:cs="Arial"/>
                <w:color w:val="4F4F4F"/>
              </w:rPr>
              <w:t>15</w:t>
            </w:r>
            <w:r>
              <w:rPr>
                <w:rFonts w:ascii="Times New Roman" w:hAnsi="Times New Roman" w:eastAsia="Times New Roman" w:cs="Times New Roman"/>
              </w:rPr>
              <w:t xml:space="preserve"> </w:t>
            </w:r>
          </w:p>
        </w:tc>
      </w:tr>
      <w:tr w14:paraId="40CF04D8">
        <w:tblPrEx>
          <w:tblCellMar>
            <w:top w:w="35" w:type="dxa"/>
            <w:left w:w="115" w:type="dxa"/>
            <w:bottom w:w="0" w:type="dxa"/>
            <w:right w:w="115" w:type="dxa"/>
          </w:tblCellMar>
        </w:tblPrEx>
        <w:trPr>
          <w:trHeight w:val="145" w:hRule="atLeast"/>
        </w:trPr>
        <w:tc>
          <w:tcPr>
            <w:tcW w:w="1847" w:type="dxa"/>
            <w:tcBorders>
              <w:top w:val="single" w:color="DDDDDD" w:sz="6" w:space="0"/>
              <w:left w:val="single" w:color="DDDDDD" w:sz="6" w:space="0"/>
              <w:bottom w:val="single" w:color="F7F7F7" w:sz="48" w:space="0"/>
              <w:right w:val="single" w:color="DDDDDD" w:sz="6" w:space="0"/>
            </w:tcBorders>
          </w:tcPr>
          <w:p w14:paraId="031ED034">
            <w:pPr>
              <w:spacing w:after="160" w:line="259" w:lineRule="auto"/>
              <w:ind w:left="0" w:firstLine="0"/>
            </w:pPr>
          </w:p>
        </w:tc>
        <w:tc>
          <w:tcPr>
            <w:tcW w:w="2133" w:type="dxa"/>
            <w:tcBorders>
              <w:top w:val="single" w:color="DDDDDD" w:sz="6" w:space="0"/>
              <w:left w:val="single" w:color="DDDDDD" w:sz="6" w:space="0"/>
              <w:bottom w:val="single" w:color="F7F7F7" w:sz="48" w:space="0"/>
              <w:right w:val="single" w:color="DDDDDD" w:sz="6" w:space="0"/>
            </w:tcBorders>
          </w:tcPr>
          <w:p w14:paraId="502619E8">
            <w:pPr>
              <w:spacing w:after="160" w:line="259" w:lineRule="auto"/>
              <w:ind w:left="0" w:firstLine="0"/>
            </w:pPr>
          </w:p>
        </w:tc>
        <w:tc>
          <w:tcPr>
            <w:tcW w:w="4104" w:type="dxa"/>
            <w:tcBorders>
              <w:top w:val="single" w:color="DDDDDD" w:sz="6" w:space="0"/>
              <w:left w:val="single" w:color="DDDDDD" w:sz="6" w:space="0"/>
              <w:bottom w:val="single" w:color="F7F7F7" w:sz="48" w:space="0"/>
              <w:right w:val="single" w:color="DDDDDD" w:sz="6" w:space="0"/>
            </w:tcBorders>
          </w:tcPr>
          <w:p w14:paraId="60BCA9E8">
            <w:pPr>
              <w:spacing w:after="160" w:line="259" w:lineRule="auto"/>
              <w:ind w:left="0" w:firstLine="0"/>
            </w:pPr>
          </w:p>
        </w:tc>
      </w:tr>
      <w:tr w14:paraId="476AAD7E">
        <w:tblPrEx>
          <w:tblCellMar>
            <w:top w:w="35" w:type="dxa"/>
            <w:left w:w="115" w:type="dxa"/>
            <w:bottom w:w="0" w:type="dxa"/>
            <w:right w:w="115" w:type="dxa"/>
          </w:tblCellMar>
        </w:tblPrEx>
        <w:trPr>
          <w:trHeight w:val="426" w:hRule="atLeast"/>
        </w:trPr>
        <w:tc>
          <w:tcPr>
            <w:tcW w:w="1847" w:type="dxa"/>
            <w:tcBorders>
              <w:top w:val="single" w:color="F7F7F7" w:sz="48" w:space="0"/>
              <w:left w:val="single" w:color="DDDDDD" w:sz="6" w:space="0"/>
              <w:bottom w:val="single" w:color="DDDDDD" w:sz="6" w:space="0"/>
              <w:right w:val="single" w:color="DDDDDD" w:sz="6" w:space="0"/>
            </w:tcBorders>
            <w:shd w:val="clear" w:color="auto" w:fill="F7F7F7"/>
          </w:tcPr>
          <w:p w14:paraId="60F9AAF5">
            <w:pPr>
              <w:spacing w:after="0" w:line="259" w:lineRule="auto"/>
              <w:ind w:left="0" w:right="18" w:firstLine="0"/>
              <w:jc w:val="center"/>
            </w:pPr>
            <w:r>
              <w:rPr>
                <w:color w:val="4F4F4F"/>
              </w:rPr>
              <w:t>动态</w:t>
            </w:r>
            <w:r>
              <w:rPr>
                <w:rFonts w:ascii="Times New Roman" w:hAnsi="Times New Roman" w:eastAsia="Times New Roman" w:cs="Times New Roman"/>
              </w:rPr>
              <w:t xml:space="preserve"> </w:t>
            </w:r>
          </w:p>
        </w:tc>
        <w:tc>
          <w:tcPr>
            <w:tcW w:w="2133" w:type="dxa"/>
            <w:tcBorders>
              <w:top w:val="single" w:color="F7F7F7" w:sz="48" w:space="0"/>
              <w:left w:val="single" w:color="DDDDDD" w:sz="6" w:space="0"/>
              <w:bottom w:val="single" w:color="DDDDDD" w:sz="6" w:space="0"/>
              <w:right w:val="single" w:color="DDDDDD" w:sz="6" w:space="0"/>
            </w:tcBorders>
            <w:shd w:val="clear" w:color="auto" w:fill="F7F7F7"/>
          </w:tcPr>
          <w:p w14:paraId="652066B2">
            <w:pPr>
              <w:spacing w:after="0" w:line="259" w:lineRule="auto"/>
              <w:ind w:left="0" w:right="14" w:firstLine="0"/>
              <w:jc w:val="center"/>
            </w:pPr>
            <w:r>
              <w:rPr>
                <w:rFonts w:ascii="Arial" w:hAnsi="Arial" w:eastAsia="Arial" w:cs="Arial"/>
                <w:color w:val="4F4F4F"/>
              </w:rPr>
              <w:t>BGP</w:t>
            </w:r>
            <w:r>
              <w:rPr>
                <w:rFonts w:ascii="Times New Roman" w:hAnsi="Times New Roman" w:eastAsia="Times New Roman" w:cs="Times New Roman"/>
              </w:rPr>
              <w:t xml:space="preserve"> </w:t>
            </w:r>
          </w:p>
        </w:tc>
        <w:tc>
          <w:tcPr>
            <w:tcW w:w="4104" w:type="dxa"/>
            <w:tcBorders>
              <w:top w:val="single" w:color="F7F7F7" w:sz="48" w:space="0"/>
              <w:left w:val="single" w:color="DDDDDD" w:sz="6" w:space="0"/>
              <w:bottom w:val="single" w:color="DDDDDD" w:sz="6" w:space="0"/>
              <w:right w:val="single" w:color="DDDDDD" w:sz="6" w:space="0"/>
            </w:tcBorders>
            <w:shd w:val="clear" w:color="auto" w:fill="F7F7F7"/>
          </w:tcPr>
          <w:p w14:paraId="2710B7DF">
            <w:pPr>
              <w:spacing w:after="0" w:line="259" w:lineRule="auto"/>
              <w:ind w:left="4" w:firstLine="0"/>
              <w:jc w:val="center"/>
            </w:pPr>
            <w:r>
              <w:rPr>
                <w:rFonts w:ascii="Arial" w:hAnsi="Arial" w:eastAsia="Arial" w:cs="Arial"/>
                <w:color w:val="4F4F4F"/>
              </w:rPr>
              <w:t xml:space="preserve">IBGP </w:t>
            </w:r>
            <w:r>
              <w:rPr>
                <w:color w:val="4F4F4F"/>
              </w:rPr>
              <w:t xml:space="preserve">为 </w:t>
            </w:r>
            <w:r>
              <w:rPr>
                <w:rFonts w:ascii="Arial" w:hAnsi="Arial" w:eastAsia="Arial" w:cs="Arial"/>
                <w:color w:val="4F4F4F"/>
              </w:rPr>
              <w:t>255</w:t>
            </w:r>
            <w:r>
              <w:rPr>
                <w:color w:val="4F4F4F"/>
              </w:rPr>
              <w:t>、</w:t>
            </w:r>
            <w:r>
              <w:rPr>
                <w:rFonts w:ascii="Arial" w:hAnsi="Arial" w:eastAsia="Arial" w:cs="Arial"/>
                <w:color w:val="4F4F4F"/>
              </w:rPr>
              <w:t xml:space="preserve">EBGP </w:t>
            </w:r>
            <w:r>
              <w:rPr>
                <w:color w:val="4F4F4F"/>
              </w:rPr>
              <w:t xml:space="preserve">为 </w:t>
            </w:r>
            <w:r>
              <w:rPr>
                <w:rFonts w:ascii="Arial" w:hAnsi="Arial" w:eastAsia="Arial" w:cs="Arial"/>
                <w:color w:val="4F4F4F"/>
              </w:rPr>
              <w:t>255</w:t>
            </w:r>
            <w:r>
              <w:rPr>
                <w:rFonts w:ascii="Times New Roman" w:hAnsi="Times New Roman" w:eastAsia="Times New Roman" w:cs="Times New Roman"/>
              </w:rPr>
              <w:t xml:space="preserve"> </w:t>
            </w:r>
          </w:p>
        </w:tc>
      </w:tr>
    </w:tbl>
    <w:p w14:paraId="628E9F8D">
      <w:pPr>
        <w:pStyle w:val="2"/>
        <w:ind w:left="-5"/>
      </w:pPr>
      <w:r>
        <w:t xml:space="preserve">二、路由器的工作原理 </w:t>
      </w:r>
    </w:p>
    <w:p w14:paraId="148BC9D4">
      <w:pPr>
        <w:ind w:left="-15" w:right="6" w:firstLine="421"/>
      </w:pPr>
      <w:r>
        <w:t xml:space="preserve">根据路由表转发数据：接收数据包→查看目的地址→与路由表进行匹配找到转发端口→ 转发到该端口。路由表： </w:t>
      </w:r>
    </w:p>
    <w:p w14:paraId="51CA892E">
      <w:pPr>
        <w:numPr>
          <w:ilvl w:val="0"/>
          <w:numId w:val="3"/>
        </w:numPr>
        <w:ind w:left="857" w:right="6" w:hanging="436"/>
      </w:pPr>
      <w:r>
        <w:t xml:space="preserve">路由表是路由器中维护的路由条目的集合。 </w:t>
      </w:r>
    </w:p>
    <w:p w14:paraId="61FD8845">
      <w:pPr>
        <w:numPr>
          <w:ilvl w:val="0"/>
          <w:numId w:val="3"/>
        </w:numPr>
        <w:ind w:left="857" w:right="6" w:hanging="436"/>
      </w:pPr>
      <w:r>
        <w:t xml:space="preserve">路由器根据路由表做路径选择，决定数据包的转发路径。 </w:t>
      </w:r>
    </w:p>
    <w:p w14:paraId="5661A1BF">
      <w:pPr>
        <w:ind w:right="6"/>
      </w:pPr>
      <w:r>
        <w:t xml:space="preserve">路由表的形成： </w:t>
      </w:r>
    </w:p>
    <w:p w14:paraId="7A86FEB0">
      <w:pPr>
        <w:numPr>
          <w:ilvl w:val="0"/>
          <w:numId w:val="3"/>
        </w:numPr>
        <w:ind w:left="857" w:right="6" w:hanging="436"/>
      </w:pPr>
      <w:r>
        <w:t xml:space="preserve">直连网段 </w:t>
      </w:r>
    </w:p>
    <w:p w14:paraId="27E5B221">
      <w:pPr>
        <w:ind w:right="6"/>
      </w:pPr>
      <w:r>
        <w:t xml:space="preserve">配置IP地址，并确保端口处于UP状态，形成直连路由。 </w:t>
      </w:r>
    </w:p>
    <w:p w14:paraId="31EF7022">
      <w:pPr>
        <w:numPr>
          <w:ilvl w:val="0"/>
          <w:numId w:val="3"/>
        </w:numPr>
        <w:ind w:left="857" w:right="6" w:hanging="436"/>
      </w:pPr>
      <w:r>
        <w:t xml:space="preserve">非直连网段通过静态路由或动态路由，将网段添加到路由表中。静态添加和动态学习是两种主要方式。 </w:t>
      </w:r>
    </w:p>
    <w:p w14:paraId="49ADA184">
      <w:pPr>
        <w:ind w:right="6"/>
      </w:pPr>
      <w:r>
        <w:t xml:space="preserve">路由器工作过程： </w:t>
      </w:r>
    </w:p>
    <w:p w14:paraId="251A24A3">
      <w:pPr>
        <w:numPr>
          <w:ilvl w:val="0"/>
          <w:numId w:val="4"/>
        </w:numPr>
        <w:ind w:right="6" w:firstLine="421"/>
      </w:pPr>
      <w:r>
        <w:t xml:space="preserve">主机1.1要发送数据包给主机4.1，因为IP地址不在同一网段，主机会将数据包发送给本网段的网关路由器A。 </w:t>
      </w:r>
    </w:p>
    <w:p w14:paraId="76FC5954">
      <w:pPr>
        <w:numPr>
          <w:ilvl w:val="0"/>
          <w:numId w:val="4"/>
        </w:numPr>
        <w:ind w:right="6" w:firstLine="421"/>
      </w:pPr>
      <w:r>
        <w:t xml:space="preserve">路由器A接收到数据包，查看数据包IP首部中的目标IP地址，再查找自己的路由表。数据包的目标IP地址是4.1，属于4.0网段，路由器A在路由表中查到4.0网段转发的接口是S0接口。于是，路由器A将数据包从S0接口转发出去。 </w:t>
      </w:r>
    </w:p>
    <w:p w14:paraId="49FBDCBB">
      <w:pPr>
        <w:numPr>
          <w:ilvl w:val="0"/>
          <w:numId w:val="4"/>
        </w:numPr>
        <w:spacing w:line="316" w:lineRule="auto"/>
        <w:ind w:right="6" w:firstLine="421"/>
      </w:pPr>
      <w:r>
        <w:t xml:space="preserve">网络中的每个路由器都是按这样的步骤去转发数据，直到到达了路由器 B，用同样的转发方法，从E0口转发出去，4.1主机接收到这个数据包。 </w:t>
      </w:r>
    </w:p>
    <w:p w14:paraId="5E4FDD74">
      <w:pPr>
        <w:spacing w:after="0" w:line="283" w:lineRule="auto"/>
        <w:ind w:left="-3" w:firstLine="0"/>
        <w:jc w:val="right"/>
      </w:pPr>
      <w:r>
        <w:drawing>
          <wp:inline distT="0" distB="0" distL="0" distR="0">
            <wp:extent cx="5267960" cy="2620645"/>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6"/>
                    <a:stretch>
                      <a:fillRect/>
                    </a:stretch>
                  </pic:blipFill>
                  <pic:spPr>
                    <a:xfrm>
                      <a:off x="0" y="0"/>
                      <a:ext cx="5267960" cy="2620645"/>
                    </a:xfrm>
                    <a:prstGeom prst="rect">
                      <a:avLst/>
                    </a:prstGeom>
                  </pic:spPr>
                </pic:pic>
              </a:graphicData>
            </a:graphic>
          </wp:inline>
        </w:drawing>
      </w:r>
      <w:r>
        <w:t xml:space="preserve"> </w:t>
      </w:r>
      <w:r>
        <w:rPr>
          <w:sz w:val="24"/>
        </w:rPr>
        <w:t>三、</w:t>
      </w:r>
      <w:r>
        <w:fldChar w:fldCharType="begin"/>
      </w:r>
      <w:r>
        <w:instrText xml:space="preserve"> HYPERLINK "https://so.csdn.net/so/search?q=%E9%9D%99%E6%80%81%E8%B7%AF%E7%94%B1&amp;spm=1001.2101.3001.7020" \h </w:instrText>
      </w:r>
      <w:r>
        <w:fldChar w:fldCharType="separate"/>
      </w:r>
      <w:r>
        <w:rPr>
          <w:sz w:val="24"/>
        </w:rPr>
        <w:t>静态路由和</w:t>
      </w:r>
      <w:r>
        <w:rPr>
          <w:sz w:val="24"/>
        </w:rPr>
        <w:fldChar w:fldCharType="end"/>
      </w:r>
      <w:r>
        <w:rPr>
          <w:sz w:val="24"/>
        </w:rPr>
        <w:t xml:space="preserve">默认路由 </w:t>
      </w:r>
    </w:p>
    <w:p w14:paraId="38EF9E15">
      <w:pPr>
        <w:ind w:right="6"/>
      </w:pPr>
      <w:r>
        <w:t>1．</w:t>
      </w:r>
      <w:r>
        <w:rPr>
          <w:rFonts w:ascii="Arial" w:hAnsi="Arial" w:eastAsia="Arial" w:cs="Arial"/>
        </w:rPr>
        <w:t xml:space="preserve"> </w:t>
      </w:r>
      <w:r>
        <w:t xml:space="preserve">静态路由介绍 </w:t>
      </w:r>
    </w:p>
    <w:p w14:paraId="5B905788">
      <w:pPr>
        <w:ind w:left="-15" w:right="6" w:firstLine="421"/>
      </w:pPr>
      <w:r>
        <w:t xml:space="preserve">静态路由是一种手动配置的路由方式，管理员在路由器上直接设置路由表的条目。每个条目中指定了目标网络和下一跳路由器的地址。当一个数据包到达路由器时，它会根据目标地址与路由表进行匹配，并将数据包发送至正确的出口接口。静态路由表不会自动更新，除非管理员手动添加、修改或删除条目。 </w:t>
      </w:r>
    </w:p>
    <w:p w14:paraId="4B7AD652">
      <w:pPr>
        <w:ind w:left="-15" w:right="6" w:firstLine="421"/>
      </w:pPr>
      <w:r>
        <w:t>静态路由适用于小型网络环境，其中</w:t>
      </w:r>
      <w:r>
        <w:fldChar w:fldCharType="begin"/>
      </w:r>
      <w:r>
        <w:instrText xml:space="preserve"> HYPERLINK "https://www.eefocus.com/baike/514491.html" \h </w:instrText>
      </w:r>
      <w:r>
        <w:fldChar w:fldCharType="separate"/>
      </w:r>
      <w:r>
        <w:t>网络拓扑变</w:t>
      </w:r>
      <w:r>
        <w:fldChar w:fldCharType="end"/>
      </w:r>
      <w:r>
        <w:t>化频率相对较低且网络规模相对固定。由于静态路由不需要占用额外的带宽和计算资源来交换路由更新信息，因此在一些场景中可以提供更快速的</w:t>
      </w:r>
      <w:r>
        <w:fldChar w:fldCharType="begin"/>
      </w:r>
      <w:r>
        <w:instrText xml:space="preserve"> HYPERLINK "https://www.eefocus.com/tag/%E6%95%B0%E6%8D%AE%E4%BC%A0%E8%BE%93/" \h </w:instrText>
      </w:r>
      <w:r>
        <w:fldChar w:fldCharType="separate"/>
      </w:r>
      <w:r>
        <w:t>数据传输和</w:t>
      </w:r>
      <w:r>
        <w:fldChar w:fldCharType="end"/>
      </w:r>
      <w:r>
        <w:t xml:space="preserve">更可靠的网络连接。 </w:t>
      </w:r>
    </w:p>
    <w:p w14:paraId="427CE06E">
      <w:pPr>
        <w:ind w:right="6"/>
      </w:pPr>
      <w:r>
        <w:t xml:space="preserve">静态路由在计算机网络中具有多种作用，下面将详细介绍其中几个重要的作用。 </w:t>
      </w:r>
    </w:p>
    <w:p w14:paraId="4BBAB13B">
      <w:pPr>
        <w:numPr>
          <w:ilvl w:val="1"/>
          <w:numId w:val="5"/>
        </w:numPr>
        <w:ind w:left="842" w:right="6" w:hanging="421"/>
      </w:pPr>
      <w:r>
        <w:t xml:space="preserve">简单配置和管理 </w:t>
      </w:r>
    </w:p>
    <w:p w14:paraId="542DF308">
      <w:pPr>
        <w:ind w:left="-15" w:right="6" w:firstLine="421"/>
      </w:pPr>
      <w:r>
        <w:t xml:space="preserve">静态路由的配置相对简单直观，管理员可以根据需求手动设置路由表。每个路由器只需要维护自己的路由表，不需要与其他路由器进行信息交换。这种简单性使得静态路由在小型网络中更易于配置和管理。 </w:t>
      </w:r>
    </w:p>
    <w:p w14:paraId="01D16881">
      <w:pPr>
        <w:numPr>
          <w:ilvl w:val="1"/>
          <w:numId w:val="5"/>
        </w:numPr>
        <w:ind w:left="842" w:right="6" w:hanging="421"/>
      </w:pPr>
      <w:r>
        <w:t xml:space="preserve">精确控制数据流 </w:t>
      </w:r>
    </w:p>
    <w:p w14:paraId="59A2D43C">
      <w:pPr>
        <w:spacing w:after="0" w:line="299" w:lineRule="auto"/>
        <w:ind w:left="-15" w:right="98" w:firstLine="411"/>
        <w:jc w:val="both"/>
      </w:pPr>
      <w:r>
        <w:t xml:space="preserve">通过手动配置路由表，管理员可以实现对数据流的精确控制。他们可以指定特定的路径让数据包通过，或阻止某些目标网络的访问。这种精确控制有助于提高网络安全性和保护敏感数据。 </w:t>
      </w:r>
    </w:p>
    <w:p w14:paraId="56B4E48E">
      <w:pPr>
        <w:numPr>
          <w:ilvl w:val="1"/>
          <w:numId w:val="5"/>
        </w:numPr>
        <w:ind w:left="842" w:right="6" w:hanging="421"/>
      </w:pPr>
      <w:r>
        <w:t xml:space="preserve">故障恢复能力 </w:t>
      </w:r>
    </w:p>
    <w:p w14:paraId="74B0F57F">
      <w:pPr>
        <w:ind w:right="6"/>
      </w:pPr>
      <w:r>
        <w:t xml:space="preserve">静态路由的路由表不会自动更新，因此在网络拓扑变化时，它不会立即产生路由改变。这一特点使得静态路由在一些情况下具有较好的故障恢复能力。例如，在某个路由器或链路出现故障时，静态路由不会立即更新路由表，从而避免了短时间内的不稳定路由转发。 </w:t>
      </w:r>
    </w:p>
    <w:p w14:paraId="43C70824">
      <w:pPr>
        <w:numPr>
          <w:ilvl w:val="1"/>
          <w:numId w:val="5"/>
        </w:numPr>
        <w:ind w:left="842" w:right="6" w:hanging="421"/>
      </w:pPr>
      <w:r>
        <w:t xml:space="preserve">减少网络开销 </w:t>
      </w:r>
    </w:p>
    <w:p w14:paraId="4590226C">
      <w:pPr>
        <w:ind w:left="-15" w:right="6" w:firstLine="421"/>
      </w:pPr>
      <w:r>
        <w:t xml:space="preserve">相比于动态路由，静态路由不需要占用额外的带宽和计算资源来交换路由更新信息。这使得静态路由在带宽有限或资源受限的环境中更加适用。此外，静态路由的路由表不会频繁变化，也减少了网络开销。 </w:t>
      </w:r>
    </w:p>
    <w:p w14:paraId="45855ECD">
      <w:pPr>
        <w:ind w:right="6"/>
      </w:pPr>
      <w:r>
        <w:t>2．</w:t>
      </w:r>
      <w:r>
        <w:rPr>
          <w:rFonts w:ascii="Arial" w:hAnsi="Arial" w:eastAsia="Arial" w:cs="Arial"/>
        </w:rPr>
        <w:t xml:space="preserve"> </w:t>
      </w:r>
      <w:r>
        <w:t xml:space="preserve">动态路由 </w:t>
      </w:r>
    </w:p>
    <w:p w14:paraId="2892C8F3">
      <w:pPr>
        <w:ind w:right="6"/>
      </w:pPr>
      <w:r>
        <w:t xml:space="preserve">动态路由是自动学习的，通过路由协议动态更新路由表。 </w:t>
      </w:r>
    </w:p>
    <w:p w14:paraId="2233CA07">
      <w:pPr>
        <w:ind w:right="6"/>
      </w:pPr>
      <w:r>
        <w:t xml:space="preserve">动态路由有两种方式： </w:t>
      </w:r>
    </w:p>
    <w:p w14:paraId="37DA276A">
      <w:pPr>
        <w:ind w:right="6"/>
      </w:pPr>
      <w:r>
        <w:t xml:space="preserve">直接告诉路由器网段信息。 </w:t>
      </w:r>
    </w:p>
    <w:p w14:paraId="4726E22D">
      <w:pPr>
        <w:ind w:right="6"/>
      </w:pPr>
      <w:r>
        <w:t xml:space="preserve">告诉路由器路由条目信息（网段花销、跳数），路由器自行计算最优路径。 </w:t>
      </w:r>
    </w:p>
    <w:p w14:paraId="39BFBBEE">
      <w:pPr>
        <w:ind w:right="6"/>
      </w:pPr>
      <w:r>
        <w:t>3．</w:t>
      </w:r>
      <w:r>
        <w:rPr>
          <w:rFonts w:ascii="Arial" w:hAnsi="Arial" w:eastAsia="Arial" w:cs="Arial"/>
        </w:rPr>
        <w:t xml:space="preserve"> </w:t>
      </w:r>
      <w:r>
        <w:t xml:space="preserve">默认路由 </w:t>
      </w:r>
    </w:p>
    <w:p w14:paraId="0B995C4D">
      <w:pPr>
        <w:ind w:right="6"/>
      </w:pPr>
      <w:r>
        <w:t xml:space="preserve">当路由器在路由表中找不到目标网络的路由条目时，将请求转发到默认路由接口。 </w:t>
      </w:r>
    </w:p>
    <w:p w14:paraId="1576AA5A">
      <w:pPr>
        <w:ind w:right="6"/>
      </w:pPr>
      <w:r>
        <w:t xml:space="preserve">默认路由是一种特殊的静态路由，用于处理未知目标网络的流量。 </w:t>
      </w:r>
    </w:p>
    <w:p w14:paraId="0471F0E7">
      <w:pPr>
        <w:pStyle w:val="2"/>
        <w:ind w:left="-5"/>
      </w:pPr>
      <w:r>
        <w:t xml:space="preserve">四、静态路由命令汇总 </w:t>
      </w:r>
    </w:p>
    <w:tbl>
      <w:tblPr>
        <w:tblStyle w:val="7"/>
        <w:tblW w:w="6803" w:type="dxa"/>
        <w:tblInd w:w="850" w:type="dxa"/>
        <w:tblLayout w:type="autofit"/>
        <w:tblCellMar>
          <w:top w:w="150" w:type="dxa"/>
          <w:left w:w="209" w:type="dxa"/>
          <w:bottom w:w="0" w:type="dxa"/>
          <w:right w:w="115" w:type="dxa"/>
        </w:tblCellMar>
      </w:tblPr>
      <w:tblGrid>
        <w:gridCol w:w="2981"/>
        <w:gridCol w:w="3822"/>
      </w:tblGrid>
      <w:tr w14:paraId="63CC0303">
        <w:tblPrEx>
          <w:tblCellMar>
            <w:top w:w="150" w:type="dxa"/>
            <w:left w:w="209" w:type="dxa"/>
            <w:bottom w:w="0" w:type="dxa"/>
            <w:right w:w="115" w:type="dxa"/>
          </w:tblCellMar>
        </w:tblPrEx>
        <w:trPr>
          <w:trHeight w:val="462" w:hRule="atLeast"/>
        </w:trPr>
        <w:tc>
          <w:tcPr>
            <w:tcW w:w="2981" w:type="dxa"/>
            <w:tcBorders>
              <w:top w:val="single" w:color="DDDDDD" w:sz="6" w:space="0"/>
              <w:left w:val="single" w:color="DDDDDD" w:sz="6" w:space="0"/>
              <w:bottom w:val="single" w:color="DDDDDD" w:sz="6" w:space="0"/>
              <w:right w:val="single" w:color="DDDDDD" w:sz="6" w:space="0"/>
            </w:tcBorders>
            <w:shd w:val="clear" w:color="auto" w:fill="EFF3F5"/>
          </w:tcPr>
          <w:p w14:paraId="223375DB">
            <w:pPr>
              <w:spacing w:after="0" w:line="259" w:lineRule="auto"/>
              <w:ind w:left="0" w:right="105" w:firstLine="0"/>
              <w:jc w:val="center"/>
            </w:pPr>
            <w:r>
              <w:rPr>
                <w:color w:val="4F4F4F"/>
              </w:rPr>
              <w:t>命令</w:t>
            </w:r>
            <w:r>
              <w:rPr>
                <w:rFonts w:ascii="Arial" w:hAnsi="Arial" w:eastAsia="Arial" w:cs="Arial"/>
                <w:b/>
                <w:color w:val="4F4F4F"/>
              </w:rPr>
              <w:t xml:space="preserve"> </w:t>
            </w:r>
          </w:p>
        </w:tc>
        <w:tc>
          <w:tcPr>
            <w:tcW w:w="3823" w:type="dxa"/>
            <w:tcBorders>
              <w:top w:val="single" w:color="DDDDDD" w:sz="6" w:space="0"/>
              <w:left w:val="single" w:color="DDDDDD" w:sz="6" w:space="0"/>
              <w:bottom w:val="single" w:color="DDDDDD" w:sz="6" w:space="0"/>
              <w:right w:val="single" w:color="DDDDDD" w:sz="6" w:space="0"/>
            </w:tcBorders>
            <w:shd w:val="clear" w:color="auto" w:fill="EFF3F5"/>
          </w:tcPr>
          <w:p w14:paraId="2B3D2548">
            <w:pPr>
              <w:spacing w:after="0" w:line="259" w:lineRule="auto"/>
              <w:ind w:left="405" w:firstLine="0"/>
            </w:pPr>
            <w:r>
              <w:rPr>
                <w:color w:val="4F4F4F"/>
              </w:rPr>
              <w:t>作用</w:t>
            </w:r>
            <w:r>
              <w:rPr>
                <w:rFonts w:ascii="Arial" w:hAnsi="Arial" w:eastAsia="Arial" w:cs="Arial"/>
                <w:b/>
                <w:color w:val="4F4F4F"/>
              </w:rPr>
              <w:t xml:space="preserve"> </w:t>
            </w:r>
          </w:p>
        </w:tc>
      </w:tr>
      <w:tr w14:paraId="6432ABEA">
        <w:tblPrEx>
          <w:tblCellMar>
            <w:top w:w="150" w:type="dxa"/>
            <w:left w:w="209" w:type="dxa"/>
            <w:bottom w:w="0" w:type="dxa"/>
            <w:right w:w="115" w:type="dxa"/>
          </w:tblCellMar>
        </w:tblPrEx>
        <w:trPr>
          <w:trHeight w:val="129" w:hRule="atLeast"/>
        </w:trPr>
        <w:tc>
          <w:tcPr>
            <w:tcW w:w="2981" w:type="dxa"/>
            <w:tcBorders>
              <w:top w:val="single" w:color="DDDDDD" w:sz="6" w:space="0"/>
              <w:left w:val="single" w:color="DDDDDD" w:sz="6" w:space="0"/>
              <w:bottom w:val="single" w:color="FFFFFF" w:sz="48" w:space="0"/>
              <w:right w:val="single" w:color="DDDDDD" w:sz="6" w:space="0"/>
            </w:tcBorders>
          </w:tcPr>
          <w:p w14:paraId="249C6B59">
            <w:pPr>
              <w:spacing w:after="160" w:line="259" w:lineRule="auto"/>
              <w:ind w:left="0" w:firstLine="0"/>
            </w:pPr>
          </w:p>
        </w:tc>
        <w:tc>
          <w:tcPr>
            <w:tcW w:w="3823" w:type="dxa"/>
            <w:tcBorders>
              <w:top w:val="single" w:color="DDDDDD" w:sz="6" w:space="0"/>
              <w:left w:val="single" w:color="DDDDDD" w:sz="6" w:space="0"/>
              <w:bottom w:val="single" w:color="FFFFFF" w:sz="48" w:space="0"/>
              <w:right w:val="single" w:color="DDDDDD" w:sz="6" w:space="0"/>
            </w:tcBorders>
          </w:tcPr>
          <w:p w14:paraId="1FCF0655">
            <w:pPr>
              <w:spacing w:after="160" w:line="259" w:lineRule="auto"/>
              <w:ind w:left="0" w:firstLine="0"/>
            </w:pPr>
          </w:p>
        </w:tc>
      </w:tr>
      <w:tr w14:paraId="74D72013">
        <w:tblPrEx>
          <w:tblCellMar>
            <w:top w:w="150" w:type="dxa"/>
            <w:left w:w="209" w:type="dxa"/>
            <w:bottom w:w="0" w:type="dxa"/>
            <w:right w:w="115" w:type="dxa"/>
          </w:tblCellMar>
        </w:tblPrEx>
        <w:trPr>
          <w:trHeight w:val="580" w:hRule="atLeast"/>
        </w:trPr>
        <w:tc>
          <w:tcPr>
            <w:tcW w:w="2981" w:type="dxa"/>
            <w:tcBorders>
              <w:top w:val="single" w:color="FFFFFF" w:sz="48" w:space="0"/>
              <w:left w:val="single" w:color="DDDDDD" w:sz="6" w:space="0"/>
              <w:bottom w:val="single" w:color="F7F7F7" w:sz="48" w:space="0"/>
              <w:right w:val="single" w:color="DDDDDD" w:sz="6" w:space="0"/>
            </w:tcBorders>
            <w:vAlign w:val="center"/>
          </w:tcPr>
          <w:p w14:paraId="06FA2354">
            <w:pPr>
              <w:spacing w:after="0" w:line="259" w:lineRule="auto"/>
              <w:ind w:left="0" w:right="91" w:firstLine="0"/>
              <w:jc w:val="center"/>
            </w:pPr>
            <w:r>
              <w:rPr>
                <w:rFonts w:ascii="Arial" w:hAnsi="Arial" w:eastAsia="Arial" w:cs="Arial"/>
                <w:color w:val="4F4F4F"/>
              </w:rPr>
              <w:t xml:space="preserve">ip route-static </w:t>
            </w:r>
          </w:p>
        </w:tc>
        <w:tc>
          <w:tcPr>
            <w:tcW w:w="3823" w:type="dxa"/>
            <w:tcBorders>
              <w:top w:val="single" w:color="FFFFFF" w:sz="48" w:space="0"/>
              <w:left w:val="single" w:color="DDDDDD" w:sz="6" w:space="0"/>
              <w:bottom w:val="single" w:color="F7F7F7" w:sz="48" w:space="0"/>
              <w:right w:val="single" w:color="DDDDDD" w:sz="6" w:space="0"/>
            </w:tcBorders>
            <w:vAlign w:val="center"/>
          </w:tcPr>
          <w:p w14:paraId="4529EF88">
            <w:pPr>
              <w:spacing w:after="0" w:line="259" w:lineRule="auto"/>
              <w:ind w:left="0" w:firstLine="0"/>
            </w:pPr>
            <w:r>
              <w:rPr>
                <w:color w:val="4F4F4F"/>
              </w:rPr>
              <w:t>配置静态路由</w:t>
            </w:r>
            <w:r>
              <w:rPr>
                <w:rFonts w:ascii="Arial" w:hAnsi="Arial" w:eastAsia="Arial" w:cs="Arial"/>
                <w:color w:val="4F4F4F"/>
              </w:rPr>
              <w:t xml:space="preserve"> </w:t>
            </w:r>
          </w:p>
        </w:tc>
      </w:tr>
      <w:tr w14:paraId="64614B29">
        <w:tblPrEx>
          <w:tblCellMar>
            <w:top w:w="150" w:type="dxa"/>
            <w:left w:w="209" w:type="dxa"/>
            <w:bottom w:w="0" w:type="dxa"/>
            <w:right w:w="115" w:type="dxa"/>
          </w:tblCellMar>
        </w:tblPrEx>
        <w:trPr>
          <w:trHeight w:val="462" w:hRule="atLeast"/>
        </w:trPr>
        <w:tc>
          <w:tcPr>
            <w:tcW w:w="2981" w:type="dxa"/>
            <w:tcBorders>
              <w:top w:val="single" w:color="F7F7F7" w:sz="48" w:space="0"/>
              <w:left w:val="single" w:color="DDDDDD" w:sz="6" w:space="0"/>
              <w:bottom w:val="single" w:color="DDDDDD" w:sz="6" w:space="0"/>
              <w:right w:val="single" w:color="DDDDDD" w:sz="6" w:space="0"/>
            </w:tcBorders>
            <w:shd w:val="clear" w:color="auto" w:fill="F7F7F7"/>
          </w:tcPr>
          <w:p w14:paraId="7BF679C7">
            <w:pPr>
              <w:spacing w:after="0" w:line="259" w:lineRule="auto"/>
              <w:ind w:left="0" w:right="109" w:firstLine="0"/>
              <w:jc w:val="center"/>
            </w:pPr>
            <w:r>
              <w:rPr>
                <w:rFonts w:ascii="Arial" w:hAnsi="Arial" w:eastAsia="Arial" w:cs="Arial"/>
                <w:color w:val="4F4F4F"/>
              </w:rPr>
              <w:t xml:space="preserve">display ip routing-table </w:t>
            </w:r>
          </w:p>
        </w:tc>
        <w:tc>
          <w:tcPr>
            <w:tcW w:w="3823" w:type="dxa"/>
            <w:tcBorders>
              <w:top w:val="single" w:color="F7F7F7" w:sz="48" w:space="0"/>
              <w:left w:val="single" w:color="DDDDDD" w:sz="6" w:space="0"/>
              <w:bottom w:val="single" w:color="DDDDDD" w:sz="6" w:space="0"/>
              <w:right w:val="single" w:color="DDDDDD" w:sz="6" w:space="0"/>
            </w:tcBorders>
            <w:shd w:val="clear" w:color="auto" w:fill="F7F7F7"/>
          </w:tcPr>
          <w:p w14:paraId="39AAB151">
            <w:pPr>
              <w:spacing w:after="0" w:line="259" w:lineRule="auto"/>
              <w:ind w:left="0" w:firstLine="0"/>
            </w:pPr>
            <w:r>
              <w:rPr>
                <w:color w:val="4F4F4F"/>
              </w:rPr>
              <w:t>查看全局路表</w:t>
            </w:r>
            <w:r>
              <w:rPr>
                <w:rFonts w:ascii="Arial" w:hAnsi="Arial" w:eastAsia="Arial" w:cs="Arial"/>
                <w:color w:val="4F4F4F"/>
              </w:rPr>
              <w:t xml:space="preserve"> </w:t>
            </w:r>
          </w:p>
        </w:tc>
      </w:tr>
      <w:tr w14:paraId="5BB8915C">
        <w:tblPrEx>
          <w:tblCellMar>
            <w:top w:w="150" w:type="dxa"/>
            <w:left w:w="209" w:type="dxa"/>
            <w:bottom w:w="0" w:type="dxa"/>
            <w:right w:w="115" w:type="dxa"/>
          </w:tblCellMar>
        </w:tblPrEx>
        <w:trPr>
          <w:trHeight w:val="129" w:hRule="atLeast"/>
        </w:trPr>
        <w:tc>
          <w:tcPr>
            <w:tcW w:w="2981" w:type="dxa"/>
            <w:tcBorders>
              <w:top w:val="single" w:color="DDDDDD" w:sz="6" w:space="0"/>
              <w:left w:val="single" w:color="DDDDDD" w:sz="6" w:space="0"/>
              <w:bottom w:val="single" w:color="FFFFFF" w:sz="48" w:space="0"/>
              <w:right w:val="single" w:color="DDDDDD" w:sz="6" w:space="0"/>
            </w:tcBorders>
          </w:tcPr>
          <w:p w14:paraId="038D62D4">
            <w:pPr>
              <w:spacing w:after="160" w:line="259" w:lineRule="auto"/>
              <w:ind w:left="0" w:firstLine="0"/>
            </w:pPr>
          </w:p>
        </w:tc>
        <w:tc>
          <w:tcPr>
            <w:tcW w:w="3823" w:type="dxa"/>
            <w:tcBorders>
              <w:top w:val="single" w:color="DDDDDD" w:sz="6" w:space="0"/>
              <w:left w:val="single" w:color="DDDDDD" w:sz="6" w:space="0"/>
              <w:bottom w:val="single" w:color="FFFFFF" w:sz="48" w:space="0"/>
              <w:right w:val="single" w:color="DDDDDD" w:sz="6" w:space="0"/>
            </w:tcBorders>
          </w:tcPr>
          <w:p w14:paraId="621506F3">
            <w:pPr>
              <w:spacing w:after="160" w:line="259" w:lineRule="auto"/>
              <w:ind w:left="0" w:firstLine="0"/>
            </w:pPr>
          </w:p>
        </w:tc>
      </w:tr>
      <w:tr w14:paraId="26925C10">
        <w:tblPrEx>
          <w:tblCellMar>
            <w:top w:w="150" w:type="dxa"/>
            <w:left w:w="209" w:type="dxa"/>
            <w:bottom w:w="0" w:type="dxa"/>
            <w:right w:w="115" w:type="dxa"/>
          </w:tblCellMar>
        </w:tblPrEx>
        <w:trPr>
          <w:trHeight w:val="848" w:hRule="atLeast"/>
        </w:trPr>
        <w:tc>
          <w:tcPr>
            <w:tcW w:w="2981" w:type="dxa"/>
            <w:tcBorders>
              <w:top w:val="single" w:color="FFFFFF" w:sz="48" w:space="0"/>
              <w:left w:val="single" w:color="DDDDDD" w:sz="6" w:space="0"/>
              <w:bottom w:val="single" w:color="DDDDDD" w:sz="6" w:space="0"/>
              <w:right w:val="single" w:color="DDDDDD" w:sz="6" w:space="0"/>
            </w:tcBorders>
            <w:vAlign w:val="center"/>
          </w:tcPr>
          <w:p w14:paraId="52AD64A4">
            <w:pPr>
              <w:spacing w:after="69" w:line="259" w:lineRule="auto"/>
              <w:ind w:left="0" w:right="109" w:firstLine="0"/>
              <w:jc w:val="center"/>
            </w:pPr>
            <w:r>
              <w:rPr>
                <w:rFonts w:ascii="Arial" w:hAnsi="Arial" w:eastAsia="Arial" w:cs="Arial"/>
                <w:color w:val="4F4F4F"/>
              </w:rPr>
              <w:t xml:space="preserve">display ip routing-table </w:t>
            </w:r>
          </w:p>
          <w:p w14:paraId="60FAC8D5">
            <w:pPr>
              <w:spacing w:after="0" w:line="259" w:lineRule="auto"/>
              <w:ind w:left="0" w:right="111" w:firstLine="0"/>
              <w:jc w:val="center"/>
            </w:pPr>
            <w:r>
              <w:rPr>
                <w:rFonts w:ascii="Arial" w:hAnsi="Arial" w:eastAsia="Arial" w:cs="Arial"/>
                <w:color w:val="4F4F4F"/>
              </w:rPr>
              <w:t xml:space="preserve">x.x.x.x verbose </w:t>
            </w:r>
          </w:p>
        </w:tc>
        <w:tc>
          <w:tcPr>
            <w:tcW w:w="3823" w:type="dxa"/>
            <w:tcBorders>
              <w:top w:val="single" w:color="FFFFFF" w:sz="48" w:space="0"/>
              <w:left w:val="single" w:color="DDDDDD" w:sz="6" w:space="0"/>
              <w:bottom w:val="single" w:color="DDDDDD" w:sz="6" w:space="0"/>
              <w:right w:val="single" w:color="DDDDDD" w:sz="6" w:space="0"/>
            </w:tcBorders>
            <w:vAlign w:val="center"/>
          </w:tcPr>
          <w:p w14:paraId="0FF78ABE">
            <w:pPr>
              <w:spacing w:after="0" w:line="259" w:lineRule="auto"/>
              <w:ind w:left="105" w:right="1184" w:hanging="105"/>
            </w:pPr>
            <w:r>
              <w:rPr>
                <w:color w:val="4F4F4F"/>
              </w:rPr>
              <w:t>查看某条路由的详情信息</w:t>
            </w:r>
            <w:r>
              <w:rPr>
                <w:rFonts w:ascii="Arial" w:hAnsi="Arial" w:eastAsia="Arial" w:cs="Arial"/>
                <w:color w:val="4F4F4F"/>
              </w:rPr>
              <w:t xml:space="preserve"> </w:t>
            </w:r>
          </w:p>
        </w:tc>
      </w:tr>
    </w:tbl>
    <w:p w14:paraId="57E29EC3">
      <w:pPr>
        <w:spacing w:after="0" w:line="259" w:lineRule="auto"/>
        <w:ind w:left="481" w:firstLine="0"/>
      </w:pPr>
      <w:r>
        <w:rPr>
          <w:sz w:val="24"/>
        </w:rPr>
        <w:t xml:space="preserve"> </w:t>
      </w:r>
    </w:p>
    <w:p w14:paraId="2BF18D96">
      <w:pPr>
        <w:ind w:left="-5" w:right="5182"/>
      </w:pPr>
      <w:r>
        <w:rPr>
          <w:sz w:val="24"/>
        </w:rPr>
        <w:t>五、实验步骤</w:t>
      </w:r>
      <w:r>
        <w:t xml:space="preserve">练习一、静态路由 </w:t>
      </w:r>
    </w:p>
    <w:p w14:paraId="6CD178CC">
      <w:pPr>
        <w:spacing w:after="170" w:line="259" w:lineRule="auto"/>
        <w:ind w:left="-3" w:firstLine="0"/>
      </w:pPr>
      <w:r>
        <w:drawing>
          <wp:inline distT="0" distB="0" distL="0" distR="0">
            <wp:extent cx="5274310" cy="837565"/>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7"/>
                    <a:stretch>
                      <a:fillRect/>
                    </a:stretch>
                  </pic:blipFill>
                  <pic:spPr>
                    <a:xfrm>
                      <a:off x="0" y="0"/>
                      <a:ext cx="5274310" cy="837565"/>
                    </a:xfrm>
                    <a:prstGeom prst="rect">
                      <a:avLst/>
                    </a:prstGeom>
                  </pic:spPr>
                </pic:pic>
              </a:graphicData>
            </a:graphic>
          </wp:inline>
        </w:drawing>
      </w:r>
    </w:p>
    <w:p w14:paraId="3B142AFD">
      <w:pPr>
        <w:spacing w:after="4" w:line="315" w:lineRule="auto"/>
        <w:ind w:left="-15" w:right="2817" w:firstLine="3184"/>
      </w:pPr>
      <w:r>
        <w:t xml:space="preserve">图1.静态路由拓扑图步骤 </w:t>
      </w:r>
      <w:r>
        <w:rPr>
          <w:rFonts w:ascii="Times New Roman" w:hAnsi="Times New Roman" w:eastAsia="Times New Roman" w:cs="Times New Roman"/>
        </w:rPr>
        <w:t>1</w:t>
      </w:r>
      <w:r>
        <w:t xml:space="preserve">：创建如图 </w:t>
      </w:r>
      <w:r>
        <w:rPr>
          <w:rFonts w:ascii="Times New Roman" w:hAnsi="Times New Roman" w:eastAsia="Times New Roman" w:cs="Times New Roman"/>
        </w:rPr>
        <w:t xml:space="preserve">1 </w:t>
      </w:r>
      <w:r>
        <w:t xml:space="preserve">的实验拓扑，并配置各路由器的 </w:t>
      </w:r>
      <w:r>
        <w:rPr>
          <w:rFonts w:ascii="Times New Roman" w:hAnsi="Times New Roman" w:eastAsia="Times New Roman" w:cs="Times New Roman"/>
        </w:rPr>
        <w:t>IP</w:t>
      </w:r>
      <w:r>
        <w:t>；</w:t>
      </w:r>
      <w:r>
        <w:rPr>
          <w:rFonts w:ascii="Times New Roman" w:hAnsi="Times New Roman" w:eastAsia="Times New Roman" w:cs="Times New Roman"/>
        </w:rPr>
        <w:t xml:space="preserve"> </w:t>
      </w:r>
    </w:p>
    <w:p w14:paraId="0FC1EF93">
      <w:pPr>
        <w:ind w:left="-5" w:right="6"/>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1E108EB4">
      <w:pPr>
        <w:spacing w:after="0" w:line="259" w:lineRule="auto"/>
        <w:ind w:left="-3" w:right="1960" w:firstLine="0"/>
        <w:jc w:val="center"/>
      </w:pPr>
      <w:r>
        <w:drawing>
          <wp:inline distT="0" distB="0" distL="0" distR="0">
            <wp:extent cx="3992245" cy="1535430"/>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8"/>
                    <a:stretch>
                      <a:fillRect/>
                    </a:stretch>
                  </pic:blipFill>
                  <pic:spPr>
                    <a:xfrm>
                      <a:off x="0" y="0"/>
                      <a:ext cx="3992245" cy="1535430"/>
                    </a:xfrm>
                    <a:prstGeom prst="rect">
                      <a:avLst/>
                    </a:prstGeom>
                  </pic:spPr>
                </pic:pic>
              </a:graphicData>
            </a:graphic>
          </wp:inline>
        </w:drawing>
      </w:r>
      <w:r>
        <w:rPr>
          <w:rFonts w:ascii="Times New Roman" w:hAnsi="Times New Roman" w:eastAsia="Times New Roman" w:cs="Times New Roman"/>
        </w:rPr>
        <w:t xml:space="preserve">  </w:t>
      </w:r>
    </w:p>
    <w:p w14:paraId="7C3F60FC">
      <w:pPr>
        <w:ind w:left="-5" w:right="6"/>
      </w:pPr>
      <w:r>
        <w:rPr>
          <w:rFonts w:ascii="Times New Roman" w:hAnsi="Times New Roman" w:eastAsia="Times New Roman" w:cs="Times New Roman"/>
        </w:rPr>
        <w:t xml:space="preserve">R2 </w:t>
      </w:r>
      <w:r>
        <w:t>的配置如下：</w:t>
      </w:r>
      <w:r>
        <w:rPr>
          <w:rFonts w:ascii="Times New Roman" w:hAnsi="Times New Roman" w:eastAsia="Times New Roman" w:cs="Times New Roman"/>
        </w:rPr>
        <w:t xml:space="preserve"> </w:t>
      </w:r>
    </w:p>
    <w:p w14:paraId="26789C55">
      <w:pPr>
        <w:spacing w:after="118" w:line="259" w:lineRule="auto"/>
        <w:ind w:left="-3" w:firstLine="0"/>
      </w:pPr>
      <w:r>
        <w:drawing>
          <wp:inline distT="0" distB="0" distL="0" distR="0">
            <wp:extent cx="4353560" cy="237490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9"/>
                    <a:stretch>
                      <a:fillRect/>
                    </a:stretch>
                  </pic:blipFill>
                  <pic:spPr>
                    <a:xfrm>
                      <a:off x="0" y="0"/>
                      <a:ext cx="4353560" cy="2374900"/>
                    </a:xfrm>
                    <a:prstGeom prst="rect">
                      <a:avLst/>
                    </a:prstGeom>
                  </pic:spPr>
                </pic:pic>
              </a:graphicData>
            </a:graphic>
          </wp:inline>
        </w:drawing>
      </w:r>
      <w:r>
        <w:rPr>
          <w:rFonts w:ascii="Times New Roman" w:hAnsi="Times New Roman" w:eastAsia="Times New Roman" w:cs="Times New Roman"/>
        </w:rPr>
        <w:t xml:space="preserve"> </w:t>
      </w:r>
    </w:p>
    <w:p w14:paraId="7C123B39">
      <w:pPr>
        <w:spacing w:after="84"/>
        <w:ind w:left="-5" w:right="6"/>
      </w:pPr>
      <w:r>
        <w:rPr>
          <w:rFonts w:ascii="Times New Roman" w:hAnsi="Times New Roman" w:eastAsia="Times New Roman" w:cs="Times New Roman"/>
        </w:rPr>
        <w:t xml:space="preserve">R3 </w:t>
      </w:r>
      <w:r>
        <w:t>的配置如下：</w:t>
      </w:r>
      <w:r>
        <w:rPr>
          <w:rFonts w:ascii="Times New Roman" w:hAnsi="Times New Roman" w:eastAsia="Times New Roman" w:cs="Times New Roman"/>
        </w:rPr>
        <w:t xml:space="preserve"> </w:t>
      </w:r>
    </w:p>
    <w:p w14:paraId="6276EB72">
      <w:pPr>
        <w:spacing w:after="44" w:line="259" w:lineRule="auto"/>
        <w:ind w:left="-3" w:right="1795" w:firstLine="0"/>
        <w:jc w:val="center"/>
      </w:pPr>
      <w:r>
        <w:drawing>
          <wp:inline distT="0" distB="0" distL="0" distR="0">
            <wp:extent cx="4169410" cy="1508125"/>
            <wp:effectExtent l="0" t="0" r="8890" b="3175"/>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0"/>
                    <a:stretch>
                      <a:fillRect/>
                    </a:stretch>
                  </pic:blipFill>
                  <pic:spPr>
                    <a:xfrm>
                      <a:off x="0" y="0"/>
                      <a:ext cx="4169410" cy="1508125"/>
                    </a:xfrm>
                    <a:prstGeom prst="rect">
                      <a:avLst/>
                    </a:prstGeom>
                  </pic:spPr>
                </pic:pic>
              </a:graphicData>
            </a:graphic>
          </wp:inline>
        </w:drawing>
      </w:r>
      <w:r>
        <w:rPr>
          <w:rFonts w:ascii="Times New Roman" w:hAnsi="Times New Roman" w:eastAsia="Times New Roman" w:cs="Times New Roman"/>
        </w:rPr>
        <w:t xml:space="preserve"> </w:t>
      </w:r>
    </w:p>
    <w:p w14:paraId="07336A6E">
      <w:pPr>
        <w:spacing w:after="6"/>
        <w:ind w:left="-5" w:right="6"/>
      </w:pPr>
      <w:r>
        <w:t xml:space="preserve">步骤 </w:t>
      </w:r>
      <w:r>
        <w:rPr>
          <w:rFonts w:ascii="Times New Roman" w:hAnsi="Times New Roman" w:eastAsia="Times New Roman" w:cs="Times New Roman"/>
        </w:rPr>
        <w:t>2</w:t>
      </w:r>
      <w:r>
        <w:t xml:space="preserve">：测试网络连通性，并在下表中记录结果。 </w:t>
      </w:r>
    </w:p>
    <w:tbl>
      <w:tblPr>
        <w:tblStyle w:val="7"/>
        <w:tblW w:w="8155" w:type="dxa"/>
        <w:tblInd w:w="128" w:type="dxa"/>
        <w:tblLayout w:type="autofit"/>
        <w:tblCellMar>
          <w:top w:w="52" w:type="dxa"/>
          <w:left w:w="115" w:type="dxa"/>
          <w:bottom w:w="0" w:type="dxa"/>
          <w:right w:w="115" w:type="dxa"/>
        </w:tblCellMar>
      </w:tblPr>
      <w:tblGrid>
        <w:gridCol w:w="690"/>
        <w:gridCol w:w="7837"/>
      </w:tblGrid>
      <w:tr w14:paraId="72F9571B">
        <w:tblPrEx>
          <w:tblCellMar>
            <w:top w:w="52" w:type="dxa"/>
            <w:left w:w="115" w:type="dxa"/>
            <w:bottom w:w="0" w:type="dxa"/>
            <w:right w:w="115" w:type="dxa"/>
          </w:tblCellMar>
        </w:tblPrEx>
        <w:trPr>
          <w:trHeight w:val="331" w:hRule="atLeast"/>
        </w:trPr>
        <w:tc>
          <w:tcPr>
            <w:tcW w:w="3364" w:type="dxa"/>
            <w:tcBorders>
              <w:top w:val="single" w:color="000000" w:sz="6" w:space="0"/>
              <w:left w:val="single" w:color="000000" w:sz="6" w:space="0"/>
              <w:bottom w:val="single" w:color="000000" w:sz="6" w:space="0"/>
              <w:right w:val="single" w:color="000000" w:sz="6" w:space="0"/>
            </w:tcBorders>
          </w:tcPr>
          <w:p w14:paraId="5A86B4A8">
            <w:pPr>
              <w:spacing w:after="0" w:line="259" w:lineRule="auto"/>
              <w:ind w:left="14" w:firstLine="0"/>
              <w:jc w:val="center"/>
            </w:pPr>
            <w:r>
              <w:t xml:space="preserve">R1 ping R2 </w:t>
            </w:r>
          </w:p>
        </w:tc>
        <w:tc>
          <w:tcPr>
            <w:tcW w:w="4791" w:type="dxa"/>
            <w:tcBorders>
              <w:top w:val="single" w:color="000000" w:sz="6" w:space="0"/>
              <w:left w:val="single" w:color="000000" w:sz="6" w:space="0"/>
              <w:bottom w:val="single" w:color="000000" w:sz="6" w:space="0"/>
              <w:right w:val="single" w:color="000000" w:sz="6" w:space="0"/>
            </w:tcBorders>
          </w:tcPr>
          <w:p w14:paraId="7CCD81CC">
            <w:pPr>
              <w:spacing w:after="160" w:line="259" w:lineRule="auto"/>
              <w:ind w:left="0" w:firstLine="0"/>
              <w:rPr>
                <w:rFonts w:hint="eastAsia" w:eastAsia="微软雅黑"/>
                <w:lang w:eastAsia="zh-CN"/>
              </w:rPr>
            </w:pPr>
            <w:r>
              <w:rPr>
                <w:rFonts w:hint="eastAsia" w:eastAsia="微软雅黑"/>
                <w:lang w:eastAsia="zh-CN"/>
              </w:rPr>
              <w:drawing>
                <wp:inline distT="0" distB="0" distL="114300" distR="114300">
                  <wp:extent cx="4790440" cy="1754505"/>
                  <wp:effectExtent l="0" t="0" r="10160" b="10795"/>
                  <wp:docPr id="1" name="图片 1" descr="193136729c5558457c307b49ed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3136729c5558457c307b49ed02636"/>
                          <pic:cNvPicPr>
                            <a:picLocks noChangeAspect="1"/>
                          </pic:cNvPicPr>
                        </pic:nvPicPr>
                        <pic:blipFill>
                          <a:blip r:embed="rId11"/>
                          <a:stretch>
                            <a:fillRect/>
                          </a:stretch>
                        </pic:blipFill>
                        <pic:spPr>
                          <a:xfrm>
                            <a:off x="0" y="0"/>
                            <a:ext cx="4790440" cy="1754505"/>
                          </a:xfrm>
                          <a:prstGeom prst="rect">
                            <a:avLst/>
                          </a:prstGeom>
                        </pic:spPr>
                      </pic:pic>
                    </a:graphicData>
                  </a:graphic>
                </wp:inline>
              </w:drawing>
            </w:r>
          </w:p>
        </w:tc>
      </w:tr>
      <w:tr w14:paraId="49AC968A">
        <w:tblPrEx>
          <w:tblCellMar>
            <w:top w:w="52" w:type="dxa"/>
            <w:left w:w="115" w:type="dxa"/>
            <w:bottom w:w="0" w:type="dxa"/>
            <w:right w:w="115" w:type="dxa"/>
          </w:tblCellMar>
        </w:tblPrEx>
        <w:trPr>
          <w:trHeight w:val="315" w:hRule="atLeast"/>
        </w:trPr>
        <w:tc>
          <w:tcPr>
            <w:tcW w:w="3364" w:type="dxa"/>
            <w:tcBorders>
              <w:top w:val="single" w:color="000000" w:sz="6" w:space="0"/>
              <w:left w:val="single" w:color="000000" w:sz="6" w:space="0"/>
              <w:bottom w:val="single" w:color="000000" w:sz="6" w:space="0"/>
              <w:right w:val="single" w:color="000000" w:sz="6" w:space="0"/>
            </w:tcBorders>
          </w:tcPr>
          <w:p w14:paraId="628FAB81">
            <w:pPr>
              <w:spacing w:after="0" w:line="259" w:lineRule="auto"/>
              <w:ind w:left="14" w:firstLine="0"/>
              <w:jc w:val="center"/>
            </w:pPr>
            <w:r>
              <w:t xml:space="preserve">R2 ping R3 </w:t>
            </w:r>
          </w:p>
        </w:tc>
        <w:tc>
          <w:tcPr>
            <w:tcW w:w="4791" w:type="dxa"/>
            <w:tcBorders>
              <w:top w:val="single" w:color="000000" w:sz="6" w:space="0"/>
              <w:left w:val="single" w:color="000000" w:sz="6" w:space="0"/>
              <w:bottom w:val="single" w:color="000000" w:sz="6" w:space="0"/>
              <w:right w:val="single" w:color="000000" w:sz="6" w:space="0"/>
            </w:tcBorders>
          </w:tcPr>
          <w:p w14:paraId="3CB36814">
            <w:pPr>
              <w:spacing w:after="0" w:line="259" w:lineRule="auto"/>
              <w:ind w:left="105" w:firstLine="0"/>
              <w:jc w:val="center"/>
            </w:pPr>
            <w:r>
              <w:drawing>
                <wp:inline distT="0" distB="0" distL="114300" distR="114300">
                  <wp:extent cx="4848225" cy="1971040"/>
                  <wp:effectExtent l="0" t="0" r="317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848225" cy="1971040"/>
                          </a:xfrm>
                          <a:prstGeom prst="rect">
                            <a:avLst/>
                          </a:prstGeom>
                          <a:noFill/>
                          <a:ln>
                            <a:noFill/>
                          </a:ln>
                        </pic:spPr>
                      </pic:pic>
                    </a:graphicData>
                  </a:graphic>
                </wp:inline>
              </w:drawing>
            </w:r>
            <w:r>
              <w:t xml:space="preserve"> </w:t>
            </w:r>
          </w:p>
        </w:tc>
      </w:tr>
      <w:tr w14:paraId="60A24C89">
        <w:tblPrEx>
          <w:tblCellMar>
            <w:top w:w="52" w:type="dxa"/>
            <w:left w:w="115" w:type="dxa"/>
            <w:bottom w:w="0" w:type="dxa"/>
            <w:right w:w="115" w:type="dxa"/>
          </w:tblCellMar>
        </w:tblPrEx>
        <w:trPr>
          <w:trHeight w:val="315" w:hRule="atLeast"/>
        </w:trPr>
        <w:tc>
          <w:tcPr>
            <w:tcW w:w="3364" w:type="dxa"/>
            <w:tcBorders>
              <w:top w:val="single" w:color="000000" w:sz="6" w:space="0"/>
              <w:left w:val="single" w:color="000000" w:sz="6" w:space="0"/>
              <w:bottom w:val="single" w:color="000000" w:sz="6" w:space="0"/>
              <w:right w:val="single" w:color="000000" w:sz="6" w:space="0"/>
            </w:tcBorders>
          </w:tcPr>
          <w:p w14:paraId="7D180CB6">
            <w:pPr>
              <w:spacing w:after="0" w:line="259" w:lineRule="auto"/>
              <w:ind w:left="14" w:firstLine="0"/>
              <w:jc w:val="center"/>
            </w:pPr>
            <w:r>
              <w:t xml:space="preserve">R1 ping R3 </w:t>
            </w:r>
          </w:p>
        </w:tc>
        <w:tc>
          <w:tcPr>
            <w:tcW w:w="4791" w:type="dxa"/>
            <w:tcBorders>
              <w:top w:val="single" w:color="000000" w:sz="6" w:space="0"/>
              <w:left w:val="single" w:color="000000" w:sz="6" w:space="0"/>
              <w:bottom w:val="single" w:color="000000" w:sz="6" w:space="0"/>
              <w:right w:val="single" w:color="000000" w:sz="6" w:space="0"/>
            </w:tcBorders>
          </w:tcPr>
          <w:p w14:paraId="1EACA77E">
            <w:pPr>
              <w:spacing w:after="0" w:line="259" w:lineRule="auto"/>
              <w:ind w:left="105" w:firstLine="0"/>
              <w:jc w:val="center"/>
            </w:pPr>
            <w:r>
              <w:drawing>
                <wp:inline distT="0" distB="0" distL="114300" distR="114300">
                  <wp:extent cx="4667250" cy="19240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667250" cy="1924050"/>
                          </a:xfrm>
                          <a:prstGeom prst="rect">
                            <a:avLst/>
                          </a:prstGeom>
                          <a:noFill/>
                          <a:ln>
                            <a:noFill/>
                          </a:ln>
                        </pic:spPr>
                      </pic:pic>
                    </a:graphicData>
                  </a:graphic>
                </wp:inline>
              </w:drawing>
            </w:r>
            <w:r>
              <w:t xml:space="preserve"> </w:t>
            </w:r>
          </w:p>
        </w:tc>
      </w:tr>
    </w:tbl>
    <w:p w14:paraId="53841531">
      <w:pPr>
        <w:ind w:left="-5" w:right="6"/>
        <w:rPr>
          <w:rFonts w:ascii="Times New Roman" w:hAnsi="Times New Roman" w:eastAsia="Times New Roman" w:cs="Times New Roman"/>
        </w:rPr>
      </w:pPr>
      <w:r>
        <w:t>分析为什么网络连通性测试结果这样的：</w:t>
      </w:r>
      <w:r>
        <w:rPr>
          <w:rFonts w:ascii="Times New Roman" w:hAnsi="Times New Roman" w:eastAsia="Times New Roman" w:cs="Times New Roman"/>
        </w:rPr>
        <w:t xml:space="preserve">  </w:t>
      </w:r>
    </w:p>
    <w:p w14:paraId="19D0A49E">
      <w:pPr>
        <w:ind w:left="-5" w:right="6"/>
        <w:rPr>
          <w:rFonts w:hint="default" w:ascii="Times New Roman" w:hAnsi="Times New Roman" w:eastAsia="宋体" w:cs="Times New Roman"/>
          <w:u w:val="single"/>
          <w:lang w:val="en-US" w:eastAsia="zh-CN"/>
        </w:rPr>
      </w:pPr>
      <w:r>
        <w:rPr>
          <w:rFonts w:hint="eastAsia" w:ascii="Times New Roman" w:hAnsi="Times New Roman" w:eastAsia="宋体" w:cs="Times New Roman"/>
          <w:u w:val="single"/>
          <w:lang w:val="en-US" w:eastAsia="zh-CN"/>
        </w:rPr>
        <w:t>R1能pingR2，R2能pingR3，因为它们直接相连</w:t>
      </w:r>
    </w:p>
    <w:p w14:paraId="2DCEBC16">
      <w:pPr>
        <w:ind w:left="-5" w:right="6"/>
        <w:rPr>
          <w:rFonts w:hint="eastAsia" w:ascii="Times New Roman" w:hAnsi="Times New Roman" w:eastAsia="宋体" w:cs="Times New Roman"/>
          <w:u w:val="single"/>
          <w:lang w:val="en-US" w:eastAsia="zh-CN"/>
        </w:rPr>
      </w:pPr>
      <w:r>
        <w:rPr>
          <w:rFonts w:hint="default" w:ascii="Times New Roman" w:hAnsi="Times New Roman" w:eastAsia="宋体" w:cs="Times New Roman"/>
          <w:u w:val="single"/>
          <w:lang w:val="en-US" w:eastAsia="zh-CN"/>
        </w:rPr>
        <w:t>R1 不能直接 ping 通 AR3。R1 的 IP 地址为 12.1.1.1/24，R3 的 IP 地址为 23.1.1.3/24，它们不在同一个子网内。</w:t>
      </w:r>
    </w:p>
    <w:p w14:paraId="74D48814">
      <w:pPr>
        <w:ind w:left="-5" w:right="6"/>
        <w:rPr>
          <w:rFonts w:hint="eastAsia" w:ascii="Times New Roman" w:hAnsi="Times New Roman" w:eastAsia="宋体" w:cs="Times New Roman"/>
          <w:u w:val="single"/>
          <w:lang w:val="en-US" w:eastAsia="zh-CN"/>
        </w:rPr>
      </w:pPr>
      <w:r>
        <w:rPr>
          <w:rFonts w:hint="default" w:ascii="Times New Roman" w:hAnsi="Times New Roman" w:eastAsia="宋体" w:cs="Times New Roman"/>
          <w:u w:val="single"/>
          <w:lang w:val="en-US" w:eastAsia="zh-CN"/>
        </w:rPr>
        <w:t>没有给出任何路由配置信息，所以 R1 不知道如何将数据包发送到 23.1.1.3 这个目标地址。虽然 R2 与 R1 和 R3 都有连接，但是没有配置如静态路由或动态路由协议等，使得 R2 能够将来自 AR1 的数据包转发到 R3。</w:t>
      </w:r>
    </w:p>
    <w:p w14:paraId="47C34CE9">
      <w:pPr>
        <w:spacing w:after="63"/>
        <w:ind w:left="-5" w:right="6"/>
      </w:pPr>
      <w:r>
        <w:t xml:space="preserve">步骤 </w:t>
      </w:r>
      <w:r>
        <w:rPr>
          <w:rFonts w:ascii="Times New Roman" w:hAnsi="Times New Roman" w:eastAsia="Times New Roman" w:cs="Times New Roman"/>
        </w:rPr>
        <w:t>3</w:t>
      </w:r>
      <w:r>
        <w:t xml:space="preserve">：配置静态路由。 </w:t>
      </w:r>
    </w:p>
    <w:p w14:paraId="2A6A67D4">
      <w:pPr>
        <w:spacing w:after="94"/>
        <w:ind w:left="-5" w:right="6"/>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4F1DFA0B">
      <w:pPr>
        <w:spacing w:after="44" w:line="259" w:lineRule="auto"/>
        <w:ind w:left="-3" w:right="1863" w:firstLine="0"/>
        <w:jc w:val="center"/>
      </w:pPr>
      <w:r>
        <w:drawing>
          <wp:inline distT="0" distB="0" distL="0" distR="0">
            <wp:extent cx="4094480" cy="477520"/>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14"/>
                    <a:stretch>
                      <a:fillRect/>
                    </a:stretch>
                  </pic:blipFill>
                  <pic:spPr>
                    <a:xfrm>
                      <a:off x="0" y="0"/>
                      <a:ext cx="4094480" cy="477520"/>
                    </a:xfrm>
                    <a:prstGeom prst="rect">
                      <a:avLst/>
                    </a:prstGeom>
                  </pic:spPr>
                </pic:pic>
              </a:graphicData>
            </a:graphic>
          </wp:inline>
        </w:drawing>
      </w:r>
      <w:r>
        <w:t xml:space="preserve"> </w:t>
      </w:r>
    </w:p>
    <w:p w14:paraId="4C0E6385">
      <w:pPr>
        <w:spacing w:after="76"/>
        <w:ind w:left="-5" w:right="6"/>
      </w:pPr>
      <w:r>
        <w:rPr>
          <w:rFonts w:ascii="Times New Roman" w:hAnsi="Times New Roman" w:eastAsia="Times New Roman" w:cs="Times New Roman"/>
        </w:rPr>
        <w:t xml:space="preserve">R3 </w:t>
      </w:r>
      <w:r>
        <w:t>的配置如下：</w:t>
      </w:r>
      <w:r>
        <w:rPr>
          <w:rFonts w:ascii="Times New Roman" w:hAnsi="Times New Roman" w:eastAsia="Times New Roman" w:cs="Times New Roman"/>
        </w:rPr>
        <w:t xml:space="preserve"> </w:t>
      </w:r>
    </w:p>
    <w:p w14:paraId="5F0CB1E4">
      <w:pPr>
        <w:ind w:left="-5" w:right="2208"/>
      </w:pPr>
      <w:r>
        <w:t xml:space="preserve"> </w:t>
      </w:r>
      <w:r>
        <w:drawing>
          <wp:inline distT="0" distB="0" distL="0" distR="0">
            <wp:extent cx="3810000" cy="304800"/>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15"/>
                    <a:stretch>
                      <a:fillRect/>
                    </a:stretch>
                  </pic:blipFill>
                  <pic:spPr>
                    <a:xfrm>
                      <a:off x="0" y="0"/>
                      <a:ext cx="3810000" cy="304800"/>
                    </a:xfrm>
                    <a:prstGeom prst="rect">
                      <a:avLst/>
                    </a:prstGeom>
                  </pic:spPr>
                </pic:pic>
              </a:graphicData>
            </a:graphic>
          </wp:inline>
        </w:drawing>
      </w:r>
      <w:r>
        <w:t xml:space="preserve"> 步骤 </w:t>
      </w:r>
      <w:r>
        <w:rPr>
          <w:rFonts w:ascii="Times New Roman" w:hAnsi="Times New Roman" w:eastAsia="Times New Roman" w:cs="Times New Roman"/>
        </w:rPr>
        <w:t>4</w:t>
      </w:r>
      <w:r>
        <w:t xml:space="preserve">：查看路由。查看 </w:t>
      </w:r>
      <w:r>
        <w:rPr>
          <w:rFonts w:ascii="Times New Roman" w:hAnsi="Times New Roman" w:eastAsia="Times New Roman" w:cs="Times New Roman"/>
        </w:rPr>
        <w:t xml:space="preserve">R1 </w:t>
      </w:r>
      <w:r>
        <w:t>的路由表，并在下表中记录相关信息。</w:t>
      </w:r>
      <w:r>
        <w:rPr>
          <w:rFonts w:ascii="Times New Roman" w:hAnsi="Times New Roman" w:eastAsia="Times New Roman" w:cs="Times New Roman"/>
        </w:rPr>
        <w:t xml:space="preserve"> </w:t>
      </w:r>
    </w:p>
    <w:p w14:paraId="05116A19">
      <w:pPr>
        <w:spacing w:after="0" w:line="259" w:lineRule="auto"/>
        <w:ind w:left="-3" w:right="2786" w:firstLine="0"/>
        <w:jc w:val="center"/>
        <w:rPr>
          <w:rFonts w:ascii="Times New Roman" w:hAnsi="Times New Roman" w:eastAsia="Times New Roman" w:cs="Times New Roman"/>
        </w:rPr>
      </w:pPr>
      <w:r>
        <w:drawing>
          <wp:inline distT="0" distB="0" distL="0" distR="0">
            <wp:extent cx="3535045" cy="273050"/>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16"/>
                    <a:stretch>
                      <a:fillRect/>
                    </a:stretch>
                  </pic:blipFill>
                  <pic:spPr>
                    <a:xfrm>
                      <a:off x="0" y="0"/>
                      <a:ext cx="3535045" cy="273050"/>
                    </a:xfrm>
                    <a:prstGeom prst="rect">
                      <a:avLst/>
                    </a:prstGeom>
                  </pic:spPr>
                </pic:pic>
              </a:graphicData>
            </a:graphic>
          </wp:inline>
        </w:drawing>
      </w:r>
      <w:r>
        <w:rPr>
          <w:rFonts w:ascii="Times New Roman" w:hAnsi="Times New Roman" w:eastAsia="Times New Roman" w:cs="Times New Roman"/>
        </w:rPr>
        <w:t xml:space="preserve"> </w:t>
      </w:r>
    </w:p>
    <w:p w14:paraId="18201E68">
      <w:pPr>
        <w:spacing w:after="0" w:line="259" w:lineRule="auto"/>
        <w:ind w:left="-3" w:right="2786" w:firstLine="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343525" cy="2538730"/>
            <wp:effectExtent l="0" t="0" r="3175" b="1270"/>
            <wp:docPr id="15" name="图片 15" descr="fc800f1e00dfcf12ef0cf77dc74a8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c800f1e00dfcf12ef0cf77dc74a8ed"/>
                    <pic:cNvPicPr>
                      <a:picLocks noChangeAspect="1"/>
                    </pic:cNvPicPr>
                  </pic:nvPicPr>
                  <pic:blipFill>
                    <a:blip r:embed="rId17"/>
                    <a:stretch>
                      <a:fillRect/>
                    </a:stretch>
                  </pic:blipFill>
                  <pic:spPr>
                    <a:xfrm>
                      <a:off x="0" y="0"/>
                      <a:ext cx="5343525" cy="2538730"/>
                    </a:xfrm>
                    <a:prstGeom prst="rect">
                      <a:avLst/>
                    </a:prstGeom>
                  </pic:spPr>
                </pic:pic>
              </a:graphicData>
            </a:graphic>
          </wp:inline>
        </w:drawing>
      </w:r>
    </w:p>
    <w:tbl>
      <w:tblPr>
        <w:tblStyle w:val="7"/>
        <w:tblW w:w="7104" w:type="dxa"/>
        <w:tblInd w:w="698" w:type="dxa"/>
        <w:tblLayout w:type="autofit"/>
        <w:tblCellMar>
          <w:top w:w="37" w:type="dxa"/>
          <w:left w:w="115" w:type="dxa"/>
          <w:bottom w:w="0" w:type="dxa"/>
          <w:right w:w="115" w:type="dxa"/>
        </w:tblCellMar>
      </w:tblPr>
      <w:tblGrid>
        <w:gridCol w:w="2794"/>
        <w:gridCol w:w="4310"/>
      </w:tblGrid>
      <w:tr w14:paraId="7E708E0A">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081FF4A3">
            <w:pPr>
              <w:spacing w:after="0" w:line="259" w:lineRule="auto"/>
              <w:ind w:left="0" w:right="14" w:firstLine="0"/>
              <w:jc w:val="center"/>
            </w:pPr>
            <w:r>
              <w:rPr>
                <w:color w:val="4F4F4F"/>
              </w:rPr>
              <w:t>路由表参数名称</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4CF8C37E">
            <w:pPr>
              <w:spacing w:after="0" w:line="259" w:lineRule="auto"/>
              <w:ind w:left="0" w:firstLine="0"/>
              <w:jc w:val="center"/>
            </w:pPr>
            <w:r>
              <w:t xml:space="preserve">对应项的值 </w:t>
            </w:r>
          </w:p>
        </w:tc>
      </w:tr>
      <w:tr w14:paraId="2B25842C">
        <w:tblPrEx>
          <w:tblCellMar>
            <w:top w:w="37"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3F060A99">
            <w:pPr>
              <w:spacing w:after="0" w:line="259" w:lineRule="auto"/>
              <w:ind w:left="0" w:right="17" w:firstLine="0"/>
              <w:jc w:val="center"/>
            </w:pPr>
            <w:r>
              <w:t xml:space="preserve">Destination/Mask </w:t>
            </w:r>
          </w:p>
        </w:tc>
        <w:tc>
          <w:tcPr>
            <w:tcW w:w="4310" w:type="dxa"/>
            <w:tcBorders>
              <w:top w:val="single" w:color="000000" w:sz="6" w:space="0"/>
              <w:left w:val="single" w:color="000000" w:sz="6" w:space="0"/>
              <w:bottom w:val="single" w:color="000000" w:sz="6" w:space="0"/>
              <w:right w:val="single" w:color="000000" w:sz="6" w:space="0"/>
            </w:tcBorders>
          </w:tcPr>
          <w:p w14:paraId="65D157E3">
            <w:pPr>
              <w:spacing w:after="0" w:line="259" w:lineRule="auto"/>
              <w:ind w:left="106" w:firstLine="0"/>
              <w:jc w:val="center"/>
              <w:rPr>
                <w:rFonts w:hint="default"/>
                <w:lang w:val="en-US"/>
              </w:rPr>
            </w:pPr>
            <w:r>
              <w:rPr>
                <w:rFonts w:hint="eastAsia"/>
                <w:lang w:val="en-US" w:eastAsia="zh-CN"/>
              </w:rPr>
              <w:t>23.1.1.0/24</w:t>
            </w:r>
          </w:p>
        </w:tc>
      </w:tr>
      <w:tr w14:paraId="7630F786">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594C4441">
            <w:pPr>
              <w:spacing w:after="0" w:line="259" w:lineRule="auto"/>
              <w:ind w:left="0" w:firstLine="0"/>
              <w:jc w:val="center"/>
            </w:pPr>
            <w:r>
              <w:t xml:space="preserve">Proto </w:t>
            </w:r>
          </w:p>
        </w:tc>
        <w:tc>
          <w:tcPr>
            <w:tcW w:w="4310" w:type="dxa"/>
            <w:tcBorders>
              <w:top w:val="single" w:color="000000" w:sz="6" w:space="0"/>
              <w:left w:val="single" w:color="000000" w:sz="6" w:space="0"/>
              <w:bottom w:val="single" w:color="000000" w:sz="6" w:space="0"/>
              <w:right w:val="single" w:color="000000" w:sz="6" w:space="0"/>
            </w:tcBorders>
          </w:tcPr>
          <w:p w14:paraId="5DE35B43">
            <w:pPr>
              <w:spacing w:after="0" w:line="259" w:lineRule="auto"/>
              <w:ind w:left="106" w:firstLine="0"/>
              <w:jc w:val="center"/>
              <w:rPr>
                <w:rFonts w:hint="default" w:eastAsia="微软雅黑"/>
                <w:lang w:val="en-US" w:eastAsia="zh-CN"/>
              </w:rPr>
            </w:pPr>
            <w:r>
              <w:t xml:space="preserve"> </w:t>
            </w:r>
            <w:r>
              <w:rPr>
                <w:rFonts w:hint="eastAsia"/>
                <w:lang w:val="en-US" w:eastAsia="zh-CN"/>
              </w:rPr>
              <w:t>Static</w:t>
            </w:r>
          </w:p>
        </w:tc>
      </w:tr>
      <w:tr w14:paraId="39521742">
        <w:tblPrEx>
          <w:tblCellMar>
            <w:top w:w="37" w:type="dxa"/>
            <w:left w:w="115" w:type="dxa"/>
            <w:bottom w:w="0" w:type="dxa"/>
            <w:right w:w="115" w:type="dxa"/>
          </w:tblCellMar>
        </w:tblPrEx>
        <w:trPr>
          <w:trHeight w:val="316" w:hRule="atLeast"/>
        </w:trPr>
        <w:tc>
          <w:tcPr>
            <w:tcW w:w="2794" w:type="dxa"/>
            <w:tcBorders>
              <w:top w:val="single" w:color="000000" w:sz="6" w:space="0"/>
              <w:left w:val="single" w:color="000000" w:sz="6" w:space="0"/>
              <w:bottom w:val="single" w:color="000000" w:sz="6" w:space="0"/>
              <w:right w:val="single" w:color="000000" w:sz="6" w:space="0"/>
            </w:tcBorders>
          </w:tcPr>
          <w:p w14:paraId="4F94B5E2">
            <w:pPr>
              <w:spacing w:after="0" w:line="259" w:lineRule="auto"/>
              <w:ind w:left="0" w:right="15" w:firstLine="0"/>
              <w:jc w:val="center"/>
            </w:pPr>
            <w:r>
              <w:t xml:space="preserve">Cost </w:t>
            </w:r>
          </w:p>
        </w:tc>
        <w:tc>
          <w:tcPr>
            <w:tcW w:w="4310" w:type="dxa"/>
            <w:tcBorders>
              <w:top w:val="single" w:color="000000" w:sz="6" w:space="0"/>
              <w:left w:val="single" w:color="000000" w:sz="6" w:space="0"/>
              <w:bottom w:val="single" w:color="000000" w:sz="6" w:space="0"/>
              <w:right w:val="single" w:color="000000" w:sz="6" w:space="0"/>
            </w:tcBorders>
          </w:tcPr>
          <w:p w14:paraId="17126FA7">
            <w:pPr>
              <w:spacing w:after="0" w:line="259" w:lineRule="auto"/>
              <w:ind w:left="106" w:firstLine="0"/>
              <w:jc w:val="center"/>
              <w:rPr>
                <w:rFonts w:hint="eastAsia" w:eastAsia="微软雅黑"/>
                <w:lang w:eastAsia="zh-CN"/>
              </w:rPr>
            </w:pPr>
            <w:r>
              <w:rPr>
                <w:rFonts w:hint="eastAsia"/>
                <w:lang w:val="en-US" w:eastAsia="zh-CN"/>
              </w:rPr>
              <w:t>0</w:t>
            </w:r>
          </w:p>
        </w:tc>
      </w:tr>
      <w:tr w14:paraId="5DC9B0B2">
        <w:tblPrEx>
          <w:tblCellMar>
            <w:top w:w="37"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1D5324A8">
            <w:pPr>
              <w:spacing w:after="0" w:line="259" w:lineRule="auto"/>
              <w:ind w:left="0" w:firstLine="0"/>
              <w:jc w:val="center"/>
            </w:pPr>
            <w:r>
              <w:t xml:space="preserve">Flags </w:t>
            </w:r>
          </w:p>
        </w:tc>
        <w:tc>
          <w:tcPr>
            <w:tcW w:w="4310" w:type="dxa"/>
            <w:tcBorders>
              <w:top w:val="single" w:color="000000" w:sz="6" w:space="0"/>
              <w:left w:val="single" w:color="000000" w:sz="6" w:space="0"/>
              <w:bottom w:val="single" w:color="000000" w:sz="6" w:space="0"/>
              <w:right w:val="single" w:color="000000" w:sz="6" w:space="0"/>
            </w:tcBorders>
          </w:tcPr>
          <w:p w14:paraId="19B2072B">
            <w:pPr>
              <w:spacing w:after="0" w:line="259" w:lineRule="auto"/>
              <w:ind w:left="106" w:firstLine="0"/>
              <w:jc w:val="center"/>
              <w:rPr>
                <w:rFonts w:hint="default" w:eastAsia="微软雅黑"/>
                <w:lang w:val="en-US" w:eastAsia="zh-CN"/>
              </w:rPr>
            </w:pPr>
            <w:r>
              <w:rPr>
                <w:rFonts w:hint="eastAsia"/>
                <w:lang w:val="en-US" w:eastAsia="zh-CN"/>
              </w:rPr>
              <w:t>RD</w:t>
            </w:r>
          </w:p>
        </w:tc>
      </w:tr>
      <w:tr w14:paraId="27AEB5B6">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1D8C7FB9">
            <w:pPr>
              <w:spacing w:after="0" w:line="259" w:lineRule="auto"/>
              <w:ind w:left="0" w:firstLine="0"/>
              <w:jc w:val="center"/>
            </w:pPr>
            <w:r>
              <w:t xml:space="preserve">NextHop </w:t>
            </w:r>
          </w:p>
        </w:tc>
        <w:tc>
          <w:tcPr>
            <w:tcW w:w="4310" w:type="dxa"/>
            <w:tcBorders>
              <w:top w:val="single" w:color="000000" w:sz="6" w:space="0"/>
              <w:left w:val="single" w:color="000000" w:sz="6" w:space="0"/>
              <w:bottom w:val="single" w:color="000000" w:sz="6" w:space="0"/>
              <w:right w:val="single" w:color="000000" w:sz="6" w:space="0"/>
            </w:tcBorders>
          </w:tcPr>
          <w:p w14:paraId="320C94A1">
            <w:pPr>
              <w:spacing w:after="0" w:line="259" w:lineRule="auto"/>
              <w:ind w:left="106" w:firstLine="0"/>
              <w:jc w:val="center"/>
              <w:rPr>
                <w:rFonts w:hint="default" w:eastAsia="微软雅黑"/>
                <w:lang w:val="en-US" w:eastAsia="zh-CN"/>
              </w:rPr>
            </w:pPr>
            <w:r>
              <w:rPr>
                <w:rFonts w:hint="eastAsia"/>
                <w:lang w:val="en-US" w:eastAsia="zh-CN"/>
              </w:rPr>
              <w:t>12.1.1.2</w:t>
            </w:r>
          </w:p>
        </w:tc>
      </w:tr>
      <w:tr w14:paraId="753C8C12">
        <w:tblPrEx>
          <w:tblCellMar>
            <w:top w:w="37" w:type="dxa"/>
            <w:left w:w="115" w:type="dxa"/>
            <w:bottom w:w="0" w:type="dxa"/>
            <w:right w:w="115" w:type="dxa"/>
          </w:tblCellMar>
        </w:tblPrEx>
        <w:trPr>
          <w:trHeight w:val="331" w:hRule="atLeast"/>
        </w:trPr>
        <w:tc>
          <w:tcPr>
            <w:tcW w:w="2794" w:type="dxa"/>
            <w:tcBorders>
              <w:top w:val="single" w:color="000000" w:sz="6" w:space="0"/>
              <w:left w:val="single" w:color="000000" w:sz="6" w:space="0"/>
              <w:bottom w:val="single" w:color="000000" w:sz="6" w:space="0"/>
              <w:right w:val="single" w:color="000000" w:sz="6" w:space="0"/>
            </w:tcBorders>
          </w:tcPr>
          <w:p w14:paraId="747DDD0F">
            <w:pPr>
              <w:spacing w:after="0" w:line="259" w:lineRule="auto"/>
              <w:ind w:left="0" w:firstLine="0"/>
              <w:jc w:val="center"/>
            </w:pPr>
            <w:r>
              <w:t xml:space="preserve">Interface </w:t>
            </w:r>
          </w:p>
        </w:tc>
        <w:tc>
          <w:tcPr>
            <w:tcW w:w="4310" w:type="dxa"/>
            <w:tcBorders>
              <w:top w:val="single" w:color="000000" w:sz="6" w:space="0"/>
              <w:left w:val="single" w:color="000000" w:sz="6" w:space="0"/>
              <w:bottom w:val="single" w:color="000000" w:sz="6" w:space="0"/>
              <w:right w:val="single" w:color="000000" w:sz="6" w:space="0"/>
            </w:tcBorders>
          </w:tcPr>
          <w:p w14:paraId="1B966F67">
            <w:pPr>
              <w:spacing w:after="0" w:line="259" w:lineRule="auto"/>
              <w:ind w:left="106" w:firstLine="0"/>
              <w:jc w:val="center"/>
              <w:rPr>
                <w:rFonts w:hint="default" w:eastAsia="微软雅黑"/>
                <w:lang w:val="en-US" w:eastAsia="zh-CN"/>
              </w:rPr>
            </w:pPr>
            <w:r>
              <w:rPr>
                <w:rFonts w:hint="eastAsia"/>
                <w:lang w:val="en-US" w:eastAsia="zh-CN"/>
              </w:rPr>
              <w:t>GigabitEthernet</w:t>
            </w:r>
          </w:p>
        </w:tc>
      </w:tr>
    </w:tbl>
    <w:p w14:paraId="2ED67D96">
      <w:pPr>
        <w:spacing w:after="87"/>
        <w:ind w:left="-5" w:right="6"/>
      </w:pPr>
      <w:r>
        <w:t xml:space="preserve">查看 </w:t>
      </w:r>
      <w:r>
        <w:rPr>
          <w:rFonts w:ascii="Times New Roman" w:hAnsi="Times New Roman" w:eastAsia="Times New Roman" w:cs="Times New Roman"/>
        </w:rPr>
        <w:t xml:space="preserve">R3 </w:t>
      </w:r>
      <w:r>
        <w:t>的路由表，并在下表中记录相关信息。</w:t>
      </w:r>
      <w:r>
        <w:rPr>
          <w:rFonts w:ascii="Times New Roman" w:hAnsi="Times New Roman" w:eastAsia="Times New Roman" w:cs="Times New Roman"/>
        </w:rPr>
        <w:t xml:space="preserve"> </w:t>
      </w:r>
    </w:p>
    <w:p w14:paraId="759C9E75">
      <w:pPr>
        <w:spacing w:after="0" w:line="259" w:lineRule="auto"/>
        <w:ind w:left="-3" w:firstLine="0"/>
      </w:pPr>
      <w:r>
        <w:drawing>
          <wp:inline distT="0" distB="0" distL="0" distR="0">
            <wp:extent cx="3801110" cy="293370"/>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18"/>
                    <a:stretch>
                      <a:fillRect/>
                    </a:stretch>
                  </pic:blipFill>
                  <pic:spPr>
                    <a:xfrm>
                      <a:off x="0" y="0"/>
                      <a:ext cx="3801110" cy="293370"/>
                    </a:xfrm>
                    <a:prstGeom prst="rect">
                      <a:avLst/>
                    </a:prstGeom>
                  </pic:spPr>
                </pic:pic>
              </a:graphicData>
            </a:graphic>
          </wp:inline>
        </w:drawing>
      </w:r>
      <w:r>
        <w:t xml:space="preserve"> </w:t>
      </w:r>
    </w:p>
    <w:p w14:paraId="15AB0395">
      <w:pPr>
        <w:spacing w:after="0" w:line="259" w:lineRule="auto"/>
        <w:ind w:left="-3" w:firstLine="0"/>
        <w:rPr>
          <w:rFonts w:hint="eastAsia" w:eastAsia="微软雅黑"/>
          <w:lang w:eastAsia="zh-CN"/>
        </w:rPr>
      </w:pPr>
      <w:r>
        <w:rPr>
          <w:rFonts w:hint="eastAsia" w:eastAsia="微软雅黑"/>
          <w:lang w:eastAsia="zh-CN"/>
        </w:rPr>
        <w:drawing>
          <wp:inline distT="0" distB="0" distL="114300" distR="114300">
            <wp:extent cx="5344160" cy="2299970"/>
            <wp:effectExtent l="0" t="0" r="2540" b="11430"/>
            <wp:docPr id="16" name="图片 16" descr="26e2a2eeff42205e94c3e63e842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6e2a2eeff42205e94c3e63e8427683"/>
                    <pic:cNvPicPr>
                      <a:picLocks noChangeAspect="1"/>
                    </pic:cNvPicPr>
                  </pic:nvPicPr>
                  <pic:blipFill>
                    <a:blip r:embed="rId19"/>
                    <a:stretch>
                      <a:fillRect/>
                    </a:stretch>
                  </pic:blipFill>
                  <pic:spPr>
                    <a:xfrm>
                      <a:off x="0" y="0"/>
                      <a:ext cx="5344160" cy="2299970"/>
                    </a:xfrm>
                    <a:prstGeom prst="rect">
                      <a:avLst/>
                    </a:prstGeom>
                  </pic:spPr>
                </pic:pic>
              </a:graphicData>
            </a:graphic>
          </wp:inline>
        </w:drawing>
      </w:r>
    </w:p>
    <w:tbl>
      <w:tblPr>
        <w:tblStyle w:val="7"/>
        <w:tblW w:w="7104" w:type="dxa"/>
        <w:tblInd w:w="698" w:type="dxa"/>
        <w:tblLayout w:type="autofit"/>
        <w:tblCellMar>
          <w:top w:w="37" w:type="dxa"/>
          <w:left w:w="115" w:type="dxa"/>
          <w:bottom w:w="0" w:type="dxa"/>
          <w:right w:w="115" w:type="dxa"/>
        </w:tblCellMar>
      </w:tblPr>
      <w:tblGrid>
        <w:gridCol w:w="2794"/>
        <w:gridCol w:w="4310"/>
      </w:tblGrid>
      <w:tr w14:paraId="506B0276">
        <w:tblPrEx>
          <w:tblCellMar>
            <w:top w:w="37" w:type="dxa"/>
            <w:left w:w="115" w:type="dxa"/>
            <w:bottom w:w="0" w:type="dxa"/>
            <w:right w:w="115" w:type="dxa"/>
          </w:tblCellMar>
        </w:tblPrEx>
        <w:trPr>
          <w:trHeight w:val="316" w:hRule="atLeast"/>
        </w:trPr>
        <w:tc>
          <w:tcPr>
            <w:tcW w:w="2794" w:type="dxa"/>
            <w:tcBorders>
              <w:top w:val="single" w:color="000000" w:sz="6" w:space="0"/>
              <w:left w:val="single" w:color="000000" w:sz="6" w:space="0"/>
              <w:bottom w:val="single" w:color="000000" w:sz="6" w:space="0"/>
              <w:right w:val="single" w:color="000000" w:sz="6" w:space="0"/>
            </w:tcBorders>
          </w:tcPr>
          <w:p w14:paraId="1477ECD6">
            <w:pPr>
              <w:spacing w:after="0" w:line="259" w:lineRule="auto"/>
              <w:ind w:left="0" w:right="14" w:firstLine="0"/>
              <w:jc w:val="center"/>
            </w:pPr>
            <w:r>
              <w:rPr>
                <w:color w:val="4F4F4F"/>
              </w:rPr>
              <w:t>路由表参数名称</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57C58ACF">
            <w:pPr>
              <w:spacing w:after="0" w:line="259" w:lineRule="auto"/>
              <w:ind w:left="0" w:firstLine="0"/>
              <w:jc w:val="center"/>
            </w:pPr>
            <w:r>
              <w:t xml:space="preserve">对应项的值 </w:t>
            </w:r>
          </w:p>
        </w:tc>
      </w:tr>
      <w:tr w14:paraId="12FC04A7">
        <w:tblPrEx>
          <w:tblCellMar>
            <w:top w:w="37" w:type="dxa"/>
            <w:left w:w="115" w:type="dxa"/>
            <w:bottom w:w="0" w:type="dxa"/>
            <w:right w:w="115" w:type="dxa"/>
          </w:tblCellMar>
        </w:tblPrEx>
        <w:trPr>
          <w:trHeight w:val="331" w:hRule="atLeast"/>
        </w:trPr>
        <w:tc>
          <w:tcPr>
            <w:tcW w:w="2794" w:type="dxa"/>
            <w:tcBorders>
              <w:top w:val="single" w:color="000000" w:sz="6" w:space="0"/>
              <w:left w:val="single" w:color="000000" w:sz="6" w:space="0"/>
              <w:bottom w:val="single" w:color="000000" w:sz="6" w:space="0"/>
              <w:right w:val="single" w:color="000000" w:sz="6" w:space="0"/>
            </w:tcBorders>
          </w:tcPr>
          <w:p w14:paraId="344A4BD9">
            <w:pPr>
              <w:spacing w:after="0" w:line="259" w:lineRule="auto"/>
              <w:ind w:left="0" w:right="17" w:firstLine="0"/>
              <w:jc w:val="center"/>
            </w:pPr>
            <w:r>
              <w:t xml:space="preserve">Destination/Mask </w:t>
            </w:r>
          </w:p>
        </w:tc>
        <w:tc>
          <w:tcPr>
            <w:tcW w:w="4310" w:type="dxa"/>
            <w:tcBorders>
              <w:top w:val="single" w:color="000000" w:sz="6" w:space="0"/>
              <w:left w:val="single" w:color="000000" w:sz="6" w:space="0"/>
              <w:bottom w:val="single" w:color="000000" w:sz="6" w:space="0"/>
              <w:right w:val="single" w:color="000000" w:sz="6" w:space="0"/>
            </w:tcBorders>
          </w:tcPr>
          <w:p w14:paraId="214C9BA6">
            <w:pPr>
              <w:spacing w:after="0" w:line="259" w:lineRule="auto"/>
              <w:ind w:left="106" w:firstLine="0"/>
              <w:jc w:val="center"/>
            </w:pPr>
            <w:r>
              <w:rPr>
                <w:rFonts w:hint="eastAsia"/>
                <w:lang w:val="en-US" w:eastAsia="zh-CN"/>
              </w:rPr>
              <w:t>12.1.1.0/24</w:t>
            </w:r>
            <w:r>
              <w:t xml:space="preserve"> </w:t>
            </w:r>
          </w:p>
        </w:tc>
      </w:tr>
      <w:tr w14:paraId="1BDA8529">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694B29DF">
            <w:pPr>
              <w:spacing w:after="0" w:line="259" w:lineRule="auto"/>
              <w:ind w:left="0" w:firstLine="0"/>
              <w:jc w:val="center"/>
            </w:pPr>
            <w:r>
              <w:t xml:space="preserve">Proto </w:t>
            </w:r>
          </w:p>
        </w:tc>
        <w:tc>
          <w:tcPr>
            <w:tcW w:w="4310" w:type="dxa"/>
            <w:tcBorders>
              <w:top w:val="single" w:color="000000" w:sz="6" w:space="0"/>
              <w:left w:val="single" w:color="000000" w:sz="6" w:space="0"/>
              <w:bottom w:val="single" w:color="000000" w:sz="6" w:space="0"/>
              <w:right w:val="single" w:color="000000" w:sz="6" w:space="0"/>
            </w:tcBorders>
          </w:tcPr>
          <w:p w14:paraId="03923A7D">
            <w:pPr>
              <w:spacing w:after="0" w:line="259" w:lineRule="auto"/>
              <w:ind w:left="106" w:firstLine="0"/>
              <w:jc w:val="center"/>
              <w:rPr>
                <w:rFonts w:hint="default" w:eastAsia="微软雅黑"/>
                <w:lang w:val="en-US" w:eastAsia="zh-CN"/>
              </w:rPr>
            </w:pPr>
            <w:r>
              <w:rPr>
                <w:rFonts w:hint="eastAsia"/>
                <w:lang w:val="en-US" w:eastAsia="zh-CN"/>
              </w:rPr>
              <w:t>Static</w:t>
            </w:r>
          </w:p>
        </w:tc>
      </w:tr>
      <w:tr w14:paraId="3139F398">
        <w:tblPrEx>
          <w:tblCellMar>
            <w:top w:w="37"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29332EC4">
            <w:pPr>
              <w:spacing w:after="0" w:line="259" w:lineRule="auto"/>
              <w:ind w:left="0" w:right="15" w:firstLine="0"/>
              <w:jc w:val="center"/>
            </w:pPr>
            <w:r>
              <w:t xml:space="preserve">Cost </w:t>
            </w:r>
          </w:p>
        </w:tc>
        <w:tc>
          <w:tcPr>
            <w:tcW w:w="4310" w:type="dxa"/>
            <w:tcBorders>
              <w:top w:val="single" w:color="000000" w:sz="6" w:space="0"/>
              <w:left w:val="single" w:color="000000" w:sz="6" w:space="0"/>
              <w:bottom w:val="single" w:color="000000" w:sz="6" w:space="0"/>
              <w:right w:val="single" w:color="000000" w:sz="6" w:space="0"/>
            </w:tcBorders>
          </w:tcPr>
          <w:p w14:paraId="2B95E9E0">
            <w:pPr>
              <w:spacing w:after="0" w:line="259" w:lineRule="auto"/>
              <w:ind w:left="106" w:firstLine="0"/>
              <w:jc w:val="center"/>
              <w:rPr>
                <w:rFonts w:hint="eastAsia" w:eastAsia="微软雅黑"/>
                <w:lang w:eastAsia="zh-CN"/>
              </w:rPr>
            </w:pPr>
            <w:r>
              <w:rPr>
                <w:rFonts w:hint="eastAsia"/>
                <w:lang w:val="en-US" w:eastAsia="zh-CN"/>
              </w:rPr>
              <w:t>0</w:t>
            </w:r>
          </w:p>
        </w:tc>
      </w:tr>
      <w:tr w14:paraId="2E6FD738">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1742D10F">
            <w:pPr>
              <w:spacing w:after="0" w:line="259" w:lineRule="auto"/>
              <w:ind w:left="0" w:firstLine="0"/>
              <w:jc w:val="center"/>
            </w:pPr>
            <w:r>
              <w:t xml:space="preserve">Flags </w:t>
            </w:r>
          </w:p>
        </w:tc>
        <w:tc>
          <w:tcPr>
            <w:tcW w:w="4310" w:type="dxa"/>
            <w:tcBorders>
              <w:top w:val="single" w:color="000000" w:sz="6" w:space="0"/>
              <w:left w:val="single" w:color="000000" w:sz="6" w:space="0"/>
              <w:bottom w:val="single" w:color="000000" w:sz="6" w:space="0"/>
              <w:right w:val="single" w:color="000000" w:sz="6" w:space="0"/>
            </w:tcBorders>
          </w:tcPr>
          <w:p w14:paraId="795AE0D2">
            <w:pPr>
              <w:spacing w:after="0" w:line="259" w:lineRule="auto"/>
              <w:ind w:left="106" w:firstLine="0"/>
              <w:jc w:val="center"/>
              <w:rPr>
                <w:rFonts w:hint="default" w:eastAsia="微软雅黑"/>
                <w:lang w:val="en-US" w:eastAsia="zh-CN"/>
              </w:rPr>
            </w:pPr>
            <w:r>
              <w:rPr>
                <w:rFonts w:hint="eastAsia"/>
                <w:lang w:val="en-US" w:eastAsia="zh-CN"/>
              </w:rPr>
              <w:t>RD</w:t>
            </w:r>
          </w:p>
        </w:tc>
      </w:tr>
      <w:tr w14:paraId="1BD46666">
        <w:tblPrEx>
          <w:tblCellMar>
            <w:top w:w="37" w:type="dxa"/>
            <w:left w:w="115" w:type="dxa"/>
            <w:bottom w:w="0" w:type="dxa"/>
            <w:right w:w="115" w:type="dxa"/>
          </w:tblCellMar>
        </w:tblPrEx>
        <w:trPr>
          <w:trHeight w:val="331" w:hRule="atLeast"/>
        </w:trPr>
        <w:tc>
          <w:tcPr>
            <w:tcW w:w="2794" w:type="dxa"/>
            <w:tcBorders>
              <w:top w:val="single" w:color="000000" w:sz="6" w:space="0"/>
              <w:left w:val="single" w:color="000000" w:sz="6" w:space="0"/>
              <w:bottom w:val="single" w:color="000000" w:sz="6" w:space="0"/>
              <w:right w:val="single" w:color="000000" w:sz="6" w:space="0"/>
            </w:tcBorders>
          </w:tcPr>
          <w:p w14:paraId="13A04DCC">
            <w:pPr>
              <w:spacing w:after="0" w:line="259" w:lineRule="auto"/>
              <w:ind w:left="0" w:firstLine="0"/>
              <w:jc w:val="center"/>
            </w:pPr>
            <w:r>
              <w:t xml:space="preserve">NextHop </w:t>
            </w:r>
          </w:p>
        </w:tc>
        <w:tc>
          <w:tcPr>
            <w:tcW w:w="4310" w:type="dxa"/>
            <w:tcBorders>
              <w:top w:val="single" w:color="000000" w:sz="6" w:space="0"/>
              <w:left w:val="single" w:color="000000" w:sz="6" w:space="0"/>
              <w:bottom w:val="single" w:color="000000" w:sz="6" w:space="0"/>
              <w:right w:val="single" w:color="000000" w:sz="6" w:space="0"/>
            </w:tcBorders>
          </w:tcPr>
          <w:p w14:paraId="07D54568">
            <w:pPr>
              <w:spacing w:after="0" w:line="259" w:lineRule="auto"/>
              <w:ind w:left="106" w:firstLine="0"/>
              <w:jc w:val="center"/>
              <w:rPr>
                <w:rFonts w:hint="default" w:eastAsia="微软雅黑"/>
                <w:lang w:val="en-US" w:eastAsia="zh-CN"/>
              </w:rPr>
            </w:pPr>
            <w:r>
              <w:rPr>
                <w:rFonts w:hint="eastAsia"/>
                <w:lang w:val="en-US" w:eastAsia="zh-CN"/>
              </w:rPr>
              <w:t>23.1.1.2</w:t>
            </w:r>
          </w:p>
        </w:tc>
      </w:tr>
      <w:tr w14:paraId="5A874FBC">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3E6912B3">
            <w:pPr>
              <w:spacing w:after="0" w:line="259" w:lineRule="auto"/>
              <w:ind w:left="0" w:firstLine="0"/>
              <w:jc w:val="center"/>
            </w:pPr>
            <w:r>
              <w:t xml:space="preserve">Interface </w:t>
            </w:r>
          </w:p>
        </w:tc>
        <w:tc>
          <w:tcPr>
            <w:tcW w:w="4310" w:type="dxa"/>
            <w:tcBorders>
              <w:top w:val="single" w:color="000000" w:sz="6" w:space="0"/>
              <w:left w:val="single" w:color="000000" w:sz="6" w:space="0"/>
              <w:bottom w:val="single" w:color="000000" w:sz="6" w:space="0"/>
              <w:right w:val="single" w:color="000000" w:sz="6" w:space="0"/>
            </w:tcBorders>
          </w:tcPr>
          <w:p w14:paraId="5FFF26FB">
            <w:pPr>
              <w:spacing w:after="0" w:line="259" w:lineRule="auto"/>
              <w:ind w:left="106" w:firstLine="0"/>
              <w:jc w:val="center"/>
              <w:rPr>
                <w:rFonts w:hint="default" w:eastAsia="微软雅黑"/>
                <w:lang w:val="en-US" w:eastAsia="zh-CN"/>
              </w:rPr>
            </w:pPr>
            <w:r>
              <w:rPr>
                <w:rFonts w:hint="eastAsia"/>
                <w:lang w:val="en-US" w:eastAsia="zh-CN"/>
              </w:rPr>
              <w:t>GigabitEthernet</w:t>
            </w:r>
          </w:p>
        </w:tc>
      </w:tr>
    </w:tbl>
    <w:p w14:paraId="140AD65C">
      <w:pPr>
        <w:ind w:left="-5" w:right="6"/>
      </w:pPr>
      <w:r>
        <w:t>思考问题：</w:t>
      </w:r>
      <w:r>
        <w:rPr>
          <w:rFonts w:ascii="Times New Roman" w:hAnsi="Times New Roman" w:eastAsia="Times New Roman" w:cs="Times New Roman"/>
        </w:rPr>
        <w:t xml:space="preserve"> </w:t>
      </w:r>
    </w:p>
    <w:p w14:paraId="7ECE52F2">
      <w:pPr>
        <w:numPr>
          <w:ilvl w:val="0"/>
          <w:numId w:val="6"/>
        </w:numPr>
        <w:ind w:right="6" w:hanging="315"/>
      </w:pPr>
      <w:r>
        <w:t xml:space="preserve">为什么R2上不用配置静态路由？ </w:t>
      </w:r>
    </w:p>
    <w:p w14:paraId="739A64DD">
      <w:pPr>
        <w:numPr>
          <w:ilvl w:val="0"/>
          <w:numId w:val="0"/>
        </w:numPr>
        <w:ind w:leftChars="0" w:right="6" w:rightChars="0"/>
      </w:pPr>
      <w:r>
        <w:rPr>
          <w:rFonts w:ascii="Segoe UI" w:hAnsi="Segoe UI" w:eastAsia="Segoe UI" w:cs="Segoe UI"/>
          <w:i w:val="0"/>
          <w:iCs w:val="0"/>
          <w:caps w:val="0"/>
          <w:spacing w:val="0"/>
          <w:sz w:val="16"/>
          <w:szCs w:val="16"/>
          <w:shd w:val="clear" w:fill="FFFFFF"/>
        </w:rPr>
        <w:t>如果 AR1 和 AR3 分别配置了到对方网段的静态路由且下一跳指向 AR2，AR2 可以利用路由的传递性自动学习到这些路由信息，无需额外配置静态路由。</w:t>
      </w:r>
    </w:p>
    <w:p w14:paraId="68EEA092">
      <w:pPr>
        <w:numPr>
          <w:ilvl w:val="0"/>
          <w:numId w:val="6"/>
        </w:numPr>
        <w:ind w:right="6" w:hanging="315"/>
      </w:pPr>
      <w:r>
        <w:t xml:space="preserve">简述直连路由的特点。 </w:t>
      </w:r>
    </w:p>
    <w:p w14:paraId="4C5111B6">
      <w:pPr>
        <w:numPr>
          <w:ilvl w:val="0"/>
          <w:numId w:val="0"/>
        </w:numPr>
        <w:ind w:leftChars="0" w:right="6" w:rightChars="0"/>
      </w:pPr>
      <w:r>
        <w:rPr>
          <w:rFonts w:ascii="Segoe UI" w:hAnsi="Segoe UI" w:eastAsia="Segoe UI" w:cs="Segoe UI"/>
          <w:i w:val="0"/>
          <w:iCs w:val="0"/>
          <w:caps w:val="0"/>
          <w:spacing w:val="0"/>
          <w:sz w:val="16"/>
          <w:szCs w:val="16"/>
          <w:shd w:val="clear" w:fill="FFFFFF"/>
        </w:rPr>
        <w:t>直连路由是当路由器接口配置了 IP 地址并处于开启状态时自动生成的路由，它具有无需手动配置、开销小、准确性高的特点，只对直连的网络有效，能够直接将数据包转发到直连的网段。</w:t>
      </w:r>
    </w:p>
    <w:p w14:paraId="5D216070">
      <w:pPr>
        <w:spacing w:after="89" w:line="259" w:lineRule="auto"/>
        <w:ind w:left="0" w:firstLine="0"/>
      </w:pPr>
      <w:r>
        <w:rPr>
          <w:rFonts w:ascii="Times New Roman" w:hAnsi="Times New Roman" w:eastAsia="Times New Roman" w:cs="Times New Roman"/>
        </w:rPr>
        <w:t xml:space="preserve"> </w:t>
      </w:r>
    </w:p>
    <w:p w14:paraId="647D830D">
      <w:pPr>
        <w:spacing w:after="117"/>
        <w:ind w:left="-5" w:right="6"/>
      </w:pPr>
      <w:r>
        <w:t>练习二、默认路由配置</w:t>
      </w:r>
      <w:r>
        <w:rPr>
          <w:rFonts w:ascii="Times New Roman" w:hAnsi="Times New Roman" w:eastAsia="Times New Roman" w:cs="Times New Roman"/>
          <w:b/>
        </w:rPr>
        <w:t xml:space="preserve"> </w:t>
      </w:r>
    </w:p>
    <w:p w14:paraId="3E1965CF">
      <w:pPr>
        <w:spacing w:after="90" w:line="259" w:lineRule="auto"/>
        <w:ind w:left="0" w:right="1052" w:firstLine="0"/>
        <w:jc w:val="right"/>
      </w:pPr>
      <w:r>
        <w:drawing>
          <wp:inline distT="0" distB="0" distL="0" distR="0">
            <wp:extent cx="3936365" cy="181483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20"/>
                    <a:stretch>
                      <a:fillRect/>
                    </a:stretch>
                  </pic:blipFill>
                  <pic:spPr>
                    <a:xfrm>
                      <a:off x="0" y="0"/>
                      <a:ext cx="3936619" cy="1814830"/>
                    </a:xfrm>
                    <a:prstGeom prst="rect">
                      <a:avLst/>
                    </a:prstGeom>
                  </pic:spPr>
                </pic:pic>
              </a:graphicData>
            </a:graphic>
          </wp:inline>
        </w:drawing>
      </w:r>
      <w:r>
        <w:t xml:space="preserve"> </w:t>
      </w:r>
    </w:p>
    <w:p w14:paraId="6F63991A">
      <w:pPr>
        <w:ind w:left="-15" w:right="2817" w:firstLine="3184"/>
      </w:pPr>
      <w:r>
        <w:t xml:space="preserve">图2.默认路由拓扑图步骤 </w:t>
      </w:r>
      <w:r>
        <w:rPr>
          <w:rFonts w:ascii="Times New Roman" w:hAnsi="Times New Roman" w:eastAsia="Times New Roman" w:cs="Times New Roman"/>
        </w:rPr>
        <w:t>1</w:t>
      </w:r>
      <w:r>
        <w:t xml:space="preserve">：创建如图 </w:t>
      </w:r>
      <w:r>
        <w:rPr>
          <w:rFonts w:ascii="Times New Roman" w:hAnsi="Times New Roman" w:eastAsia="Times New Roman" w:cs="Times New Roman"/>
        </w:rPr>
        <w:t xml:space="preserve">2 </w:t>
      </w:r>
      <w:r>
        <w:t xml:space="preserve">的实验拓扑，并配置各路由器的 </w:t>
      </w:r>
      <w:r>
        <w:rPr>
          <w:rFonts w:ascii="Times New Roman" w:hAnsi="Times New Roman" w:eastAsia="Times New Roman" w:cs="Times New Roman"/>
        </w:rPr>
        <w:t>IP</w:t>
      </w:r>
      <w:r>
        <w:t>；</w:t>
      </w:r>
      <w:r>
        <w:rPr>
          <w:rFonts w:ascii="Times New Roman" w:hAnsi="Times New Roman" w:eastAsia="Times New Roman" w:cs="Times New Roman"/>
        </w:rPr>
        <w:t xml:space="preserve"> </w:t>
      </w:r>
    </w:p>
    <w:p w14:paraId="5AF571A8">
      <w:pPr>
        <w:spacing w:after="20"/>
        <w:ind w:left="-5" w:right="6"/>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15161393">
      <w:pPr>
        <w:spacing w:after="0" w:line="259" w:lineRule="auto"/>
        <w:ind w:left="-3" w:right="1209" w:firstLine="0"/>
        <w:jc w:val="right"/>
      </w:pPr>
      <w:r>
        <w:drawing>
          <wp:inline distT="0" distB="0" distL="0" distR="0">
            <wp:extent cx="4542790" cy="137795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21"/>
                    <a:stretch>
                      <a:fillRect/>
                    </a:stretch>
                  </pic:blipFill>
                  <pic:spPr>
                    <a:xfrm>
                      <a:off x="0" y="0"/>
                      <a:ext cx="4543171" cy="1377950"/>
                    </a:xfrm>
                    <a:prstGeom prst="rect">
                      <a:avLst/>
                    </a:prstGeom>
                  </pic:spPr>
                </pic:pic>
              </a:graphicData>
            </a:graphic>
          </wp:inline>
        </w:drawing>
      </w:r>
      <w:r>
        <w:rPr>
          <w:rFonts w:ascii="Times New Roman" w:hAnsi="Times New Roman" w:eastAsia="Times New Roman" w:cs="Times New Roman"/>
        </w:rPr>
        <w:t xml:space="preserve"> </w:t>
      </w:r>
    </w:p>
    <w:p w14:paraId="0AF9A434">
      <w:pPr>
        <w:spacing w:after="120"/>
        <w:ind w:left="-5" w:right="6"/>
      </w:pPr>
      <w:r>
        <w:rPr>
          <w:rFonts w:ascii="Times New Roman" w:hAnsi="Times New Roman" w:eastAsia="Times New Roman" w:cs="Times New Roman"/>
        </w:rPr>
        <w:t xml:space="preserve">R2 </w:t>
      </w:r>
      <w:r>
        <w:t>的配置如下：</w:t>
      </w:r>
      <w:r>
        <w:rPr>
          <w:rFonts w:ascii="Times New Roman" w:hAnsi="Times New Roman" w:eastAsia="Times New Roman" w:cs="Times New Roman"/>
        </w:rPr>
        <w:t xml:space="preserve"> </w:t>
      </w:r>
    </w:p>
    <w:p w14:paraId="261D2267">
      <w:pPr>
        <w:spacing w:after="58" w:line="259" w:lineRule="auto"/>
        <w:ind w:left="-3" w:right="1435" w:firstLine="0"/>
        <w:jc w:val="right"/>
      </w:pPr>
      <w:r>
        <w:drawing>
          <wp:inline distT="0" distB="0" distL="0" distR="0">
            <wp:extent cx="4406900" cy="2640330"/>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22"/>
                    <a:stretch>
                      <a:fillRect/>
                    </a:stretch>
                  </pic:blipFill>
                  <pic:spPr>
                    <a:xfrm>
                      <a:off x="0" y="0"/>
                      <a:ext cx="4406900" cy="2640330"/>
                    </a:xfrm>
                    <a:prstGeom prst="rect">
                      <a:avLst/>
                    </a:prstGeom>
                  </pic:spPr>
                </pic:pic>
              </a:graphicData>
            </a:graphic>
          </wp:inline>
        </w:drawing>
      </w:r>
      <w:r>
        <w:rPr>
          <w:rFonts w:ascii="Times New Roman" w:hAnsi="Times New Roman" w:eastAsia="Times New Roman" w:cs="Times New Roman"/>
        </w:rPr>
        <w:t xml:space="preserve"> </w:t>
      </w:r>
    </w:p>
    <w:p w14:paraId="46BD9625">
      <w:pPr>
        <w:spacing w:after="169"/>
        <w:ind w:left="-5" w:right="6"/>
      </w:pPr>
      <w:r>
        <w:rPr>
          <w:rFonts w:ascii="Times New Roman" w:hAnsi="Times New Roman" w:eastAsia="Times New Roman" w:cs="Times New Roman"/>
        </w:rPr>
        <w:t xml:space="preserve">R3 </w:t>
      </w:r>
      <w:r>
        <w:t>的配置如下：</w:t>
      </w:r>
      <w:r>
        <w:rPr>
          <w:rFonts w:ascii="Times New Roman" w:hAnsi="Times New Roman" w:eastAsia="Times New Roman" w:cs="Times New Roman"/>
        </w:rPr>
        <w:t xml:space="preserve"> </w:t>
      </w:r>
    </w:p>
    <w:p w14:paraId="7235E347">
      <w:pPr>
        <w:spacing w:after="118" w:line="259" w:lineRule="auto"/>
        <w:ind w:left="-3" w:right="1585" w:firstLine="0"/>
        <w:jc w:val="right"/>
      </w:pPr>
      <w:r>
        <w:drawing>
          <wp:inline distT="0" distB="0" distL="0" distR="0">
            <wp:extent cx="4305300" cy="1391920"/>
            <wp:effectExtent l="0" t="0" r="0" b="0"/>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23"/>
                    <a:stretch>
                      <a:fillRect/>
                    </a:stretch>
                  </pic:blipFill>
                  <pic:spPr>
                    <a:xfrm>
                      <a:off x="0" y="0"/>
                      <a:ext cx="4305300" cy="1391920"/>
                    </a:xfrm>
                    <a:prstGeom prst="rect">
                      <a:avLst/>
                    </a:prstGeom>
                  </pic:spPr>
                </pic:pic>
              </a:graphicData>
            </a:graphic>
          </wp:inline>
        </w:drawing>
      </w:r>
      <w:r>
        <w:rPr>
          <w:rFonts w:ascii="Times New Roman" w:hAnsi="Times New Roman" w:eastAsia="Times New Roman" w:cs="Times New Roman"/>
        </w:rPr>
        <w:t xml:space="preserve"> </w:t>
      </w:r>
    </w:p>
    <w:p w14:paraId="185D12D5">
      <w:pPr>
        <w:ind w:left="-5" w:right="6"/>
      </w:pPr>
      <w:r>
        <w:rPr>
          <w:rFonts w:ascii="Times New Roman" w:hAnsi="Times New Roman" w:eastAsia="Times New Roman" w:cs="Times New Roman"/>
        </w:rPr>
        <w:t xml:space="preserve">R4 </w:t>
      </w:r>
      <w:r>
        <w:t>的配置如下：</w:t>
      </w:r>
      <w:r>
        <w:rPr>
          <w:rFonts w:ascii="Times New Roman" w:hAnsi="Times New Roman" w:eastAsia="Times New Roman" w:cs="Times New Roman"/>
        </w:rPr>
        <w:t xml:space="preserve"> </w:t>
      </w:r>
    </w:p>
    <w:p w14:paraId="45A8288E">
      <w:pPr>
        <w:spacing w:after="95" w:line="231" w:lineRule="auto"/>
        <w:ind w:left="-3" w:right="1615" w:firstLine="0"/>
        <w:jc w:val="right"/>
      </w:pPr>
      <w:r>
        <w:drawing>
          <wp:inline distT="0" distB="0" distL="0" distR="0">
            <wp:extent cx="4278630" cy="1569720"/>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24"/>
                    <a:stretch>
                      <a:fillRect/>
                    </a:stretch>
                  </pic:blipFill>
                  <pic:spPr>
                    <a:xfrm>
                      <a:off x="0" y="0"/>
                      <a:ext cx="4278630" cy="1569720"/>
                    </a:xfrm>
                    <a:prstGeom prst="rect">
                      <a:avLst/>
                    </a:prstGeom>
                  </pic:spPr>
                </pic:pic>
              </a:graphicData>
            </a:graphic>
          </wp:inline>
        </w:drawing>
      </w:r>
      <w:r>
        <w:rPr>
          <w:rFonts w:ascii="Times New Roman" w:hAnsi="Times New Roman" w:eastAsia="Times New Roman" w:cs="Times New Roman"/>
        </w:rPr>
        <w:t xml:space="preserve"> </w:t>
      </w:r>
      <w:r>
        <w:t xml:space="preserve">步骤 </w:t>
      </w:r>
      <w:r>
        <w:rPr>
          <w:rFonts w:ascii="Times New Roman" w:hAnsi="Times New Roman" w:eastAsia="Times New Roman" w:cs="Times New Roman"/>
        </w:rPr>
        <w:t>2</w:t>
      </w:r>
      <w:r>
        <w:t xml:space="preserve">：配置静态路由。 </w:t>
      </w:r>
    </w:p>
    <w:p w14:paraId="5F28ABBF">
      <w:pPr>
        <w:spacing w:after="130"/>
        <w:ind w:left="-5" w:right="6"/>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3651A843">
      <w:pPr>
        <w:spacing w:after="74" w:line="259" w:lineRule="auto"/>
        <w:ind w:left="-3" w:firstLine="0"/>
      </w:pPr>
      <w:r>
        <w:drawing>
          <wp:inline distT="0" distB="0" distL="0" distR="0">
            <wp:extent cx="3535045" cy="429895"/>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25"/>
                    <a:stretch>
                      <a:fillRect/>
                    </a:stretch>
                  </pic:blipFill>
                  <pic:spPr>
                    <a:xfrm>
                      <a:off x="0" y="0"/>
                      <a:ext cx="3535045" cy="429895"/>
                    </a:xfrm>
                    <a:prstGeom prst="rect">
                      <a:avLst/>
                    </a:prstGeom>
                  </pic:spPr>
                </pic:pic>
              </a:graphicData>
            </a:graphic>
          </wp:inline>
        </w:drawing>
      </w:r>
      <w:r>
        <w:t xml:space="preserve"> </w:t>
      </w:r>
    </w:p>
    <w:p w14:paraId="75B0DF10">
      <w:pPr>
        <w:spacing w:after="139"/>
        <w:ind w:left="-5" w:right="6"/>
      </w:pPr>
      <w:r>
        <w:rPr>
          <w:rFonts w:ascii="Times New Roman" w:hAnsi="Times New Roman" w:eastAsia="Times New Roman" w:cs="Times New Roman"/>
        </w:rPr>
        <w:t xml:space="preserve">R3 </w:t>
      </w:r>
      <w:r>
        <w:t>的配置如下：</w:t>
      </w:r>
      <w:r>
        <w:rPr>
          <w:rFonts w:ascii="Times New Roman" w:hAnsi="Times New Roman" w:eastAsia="Times New Roman" w:cs="Times New Roman"/>
        </w:rPr>
        <w:t xml:space="preserve"> </w:t>
      </w:r>
    </w:p>
    <w:p w14:paraId="1D6A6904">
      <w:pPr>
        <w:spacing w:after="89" w:line="259" w:lineRule="auto"/>
        <w:ind w:left="-3" w:right="1983" w:firstLine="0"/>
        <w:jc w:val="right"/>
      </w:pPr>
      <w:r>
        <w:drawing>
          <wp:inline distT="0" distB="0" distL="0" distR="0">
            <wp:extent cx="4012565" cy="231775"/>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26"/>
                    <a:stretch>
                      <a:fillRect/>
                    </a:stretch>
                  </pic:blipFill>
                  <pic:spPr>
                    <a:xfrm>
                      <a:off x="0" y="0"/>
                      <a:ext cx="4012565" cy="231775"/>
                    </a:xfrm>
                    <a:prstGeom prst="rect">
                      <a:avLst/>
                    </a:prstGeom>
                  </pic:spPr>
                </pic:pic>
              </a:graphicData>
            </a:graphic>
          </wp:inline>
        </w:drawing>
      </w:r>
      <w:r>
        <w:t xml:space="preserve"> </w:t>
      </w:r>
    </w:p>
    <w:p w14:paraId="164B9034">
      <w:pPr>
        <w:spacing w:after="139"/>
        <w:ind w:left="-5" w:right="6"/>
      </w:pPr>
      <w:r>
        <w:rPr>
          <w:rFonts w:ascii="Times New Roman" w:hAnsi="Times New Roman" w:eastAsia="Times New Roman" w:cs="Times New Roman"/>
        </w:rPr>
        <w:t xml:space="preserve">R4 </w:t>
      </w:r>
      <w:r>
        <w:t>的配置如下：</w:t>
      </w:r>
      <w:r>
        <w:rPr>
          <w:rFonts w:ascii="Times New Roman" w:hAnsi="Times New Roman" w:eastAsia="Times New Roman" w:cs="Times New Roman"/>
        </w:rPr>
        <w:t xml:space="preserve"> </w:t>
      </w:r>
    </w:p>
    <w:p w14:paraId="6BE7D4E2">
      <w:pPr>
        <w:spacing w:after="0" w:line="259" w:lineRule="auto"/>
        <w:ind w:left="-3" w:right="2073" w:firstLine="0"/>
        <w:jc w:val="right"/>
      </w:pPr>
      <w:r>
        <w:drawing>
          <wp:inline distT="0" distB="0" distL="0" distR="0">
            <wp:extent cx="3971290" cy="218440"/>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27"/>
                    <a:stretch>
                      <a:fillRect/>
                    </a:stretch>
                  </pic:blipFill>
                  <pic:spPr>
                    <a:xfrm>
                      <a:off x="0" y="0"/>
                      <a:ext cx="3971290" cy="218440"/>
                    </a:xfrm>
                    <a:prstGeom prst="rect">
                      <a:avLst/>
                    </a:prstGeom>
                  </pic:spPr>
                </pic:pic>
              </a:graphicData>
            </a:graphic>
          </wp:inline>
        </w:drawing>
      </w:r>
      <w:r>
        <w:t xml:space="preserve"> </w:t>
      </w:r>
    </w:p>
    <w:p w14:paraId="37DED292">
      <w:pPr>
        <w:spacing w:line="320" w:lineRule="auto"/>
        <w:ind w:left="-5" w:right="4068"/>
      </w:pPr>
      <w:r>
        <w:t xml:space="preserve">步骤 </w:t>
      </w:r>
      <w:r>
        <w:rPr>
          <w:rFonts w:ascii="Times New Roman" w:hAnsi="Times New Roman" w:eastAsia="Times New Roman" w:cs="Times New Roman"/>
        </w:rPr>
        <w:t>3</w:t>
      </w:r>
      <w:r>
        <w:t xml:space="preserve">：查看路由。查看 </w:t>
      </w:r>
      <w:r>
        <w:rPr>
          <w:rFonts w:ascii="Times New Roman" w:hAnsi="Times New Roman" w:eastAsia="Times New Roman" w:cs="Times New Roman"/>
        </w:rPr>
        <w:t xml:space="preserve">R1 </w:t>
      </w:r>
      <w:r>
        <w:t>的路由表，并在下表中记录相关信息。</w:t>
      </w:r>
      <w:r>
        <w:rPr>
          <w:rFonts w:ascii="Times New Roman" w:hAnsi="Times New Roman" w:eastAsia="Times New Roman" w:cs="Times New Roman"/>
        </w:rPr>
        <w:t xml:space="preserve"> </w:t>
      </w:r>
    </w:p>
    <w:p w14:paraId="7A40F73D">
      <w:pPr>
        <w:spacing w:after="0" w:line="259" w:lineRule="auto"/>
        <w:ind w:left="-3" w:right="2786" w:firstLine="0"/>
        <w:jc w:val="center"/>
        <w:rPr>
          <w:rFonts w:ascii="Times New Roman" w:hAnsi="Times New Roman" w:eastAsia="Times New Roman" w:cs="Times New Roman"/>
        </w:rPr>
      </w:pPr>
      <w:r>
        <w:drawing>
          <wp:inline distT="0" distB="0" distL="0" distR="0">
            <wp:extent cx="3535045" cy="27305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6"/>
                    <a:stretch>
                      <a:fillRect/>
                    </a:stretch>
                  </pic:blipFill>
                  <pic:spPr>
                    <a:xfrm>
                      <a:off x="0" y="0"/>
                      <a:ext cx="3535045" cy="273050"/>
                    </a:xfrm>
                    <a:prstGeom prst="rect">
                      <a:avLst/>
                    </a:prstGeom>
                  </pic:spPr>
                </pic:pic>
              </a:graphicData>
            </a:graphic>
          </wp:inline>
        </w:drawing>
      </w:r>
      <w:r>
        <w:rPr>
          <w:rFonts w:ascii="Times New Roman" w:hAnsi="Times New Roman" w:eastAsia="Times New Roman" w:cs="Times New Roman"/>
        </w:rPr>
        <w:t xml:space="preserve"> </w:t>
      </w:r>
    </w:p>
    <w:p w14:paraId="38117604">
      <w:pPr>
        <w:spacing w:after="0" w:line="259" w:lineRule="auto"/>
        <w:ind w:left="-3" w:right="2786" w:firstLine="0"/>
        <w:jc w:val="center"/>
        <w:rPr>
          <w:rFonts w:ascii="Times New Roman" w:hAnsi="Times New Roman" w:eastAsia="Times New Roman" w:cs="Times New Roman"/>
        </w:rPr>
      </w:pPr>
      <w:r>
        <w:drawing>
          <wp:inline distT="0" distB="0" distL="114300" distR="114300">
            <wp:extent cx="5347970" cy="2463165"/>
            <wp:effectExtent l="0" t="0" r="1143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347970" cy="2463165"/>
                    </a:xfrm>
                    <a:prstGeom prst="rect">
                      <a:avLst/>
                    </a:prstGeom>
                    <a:noFill/>
                    <a:ln>
                      <a:noFill/>
                    </a:ln>
                  </pic:spPr>
                </pic:pic>
              </a:graphicData>
            </a:graphic>
          </wp:inline>
        </w:drawing>
      </w:r>
    </w:p>
    <w:tbl>
      <w:tblPr>
        <w:tblStyle w:val="7"/>
        <w:tblW w:w="6804" w:type="dxa"/>
        <w:tblInd w:w="563" w:type="dxa"/>
        <w:tblLayout w:type="autofit"/>
        <w:tblCellMar>
          <w:top w:w="37" w:type="dxa"/>
          <w:left w:w="115" w:type="dxa"/>
          <w:bottom w:w="0" w:type="dxa"/>
          <w:right w:w="115" w:type="dxa"/>
        </w:tblCellMar>
      </w:tblPr>
      <w:tblGrid>
        <w:gridCol w:w="2929"/>
        <w:gridCol w:w="3875"/>
      </w:tblGrid>
      <w:tr w14:paraId="3E741717">
        <w:tblPrEx>
          <w:tblCellMar>
            <w:top w:w="37" w:type="dxa"/>
            <w:left w:w="115" w:type="dxa"/>
            <w:bottom w:w="0" w:type="dxa"/>
            <w:right w:w="115" w:type="dxa"/>
          </w:tblCellMar>
        </w:tblPrEx>
        <w:trPr>
          <w:trHeight w:val="330" w:hRule="atLeast"/>
        </w:trPr>
        <w:tc>
          <w:tcPr>
            <w:tcW w:w="2929" w:type="dxa"/>
            <w:tcBorders>
              <w:top w:val="single" w:color="000000" w:sz="6" w:space="0"/>
              <w:left w:val="single" w:color="000000" w:sz="6" w:space="0"/>
              <w:bottom w:val="single" w:color="000000" w:sz="6" w:space="0"/>
              <w:right w:val="single" w:color="000000" w:sz="6" w:space="0"/>
            </w:tcBorders>
          </w:tcPr>
          <w:p w14:paraId="2959D4F3">
            <w:pPr>
              <w:spacing w:after="0" w:line="259" w:lineRule="auto"/>
              <w:ind w:left="1" w:firstLine="0"/>
              <w:jc w:val="center"/>
            </w:pPr>
            <w:r>
              <w:rPr>
                <w:color w:val="4F4F4F"/>
              </w:rPr>
              <w:t>路由表参数名称</w:t>
            </w:r>
            <w:r>
              <w:t xml:space="preserve"> </w:t>
            </w:r>
          </w:p>
        </w:tc>
        <w:tc>
          <w:tcPr>
            <w:tcW w:w="3875" w:type="dxa"/>
            <w:tcBorders>
              <w:top w:val="single" w:color="000000" w:sz="6" w:space="0"/>
              <w:left w:val="single" w:color="000000" w:sz="6" w:space="0"/>
              <w:bottom w:val="single" w:color="000000" w:sz="6" w:space="0"/>
              <w:right w:val="single" w:color="000000" w:sz="6" w:space="0"/>
            </w:tcBorders>
          </w:tcPr>
          <w:p w14:paraId="764B366E">
            <w:pPr>
              <w:spacing w:after="0" w:line="259" w:lineRule="auto"/>
              <w:ind w:left="16" w:firstLine="0"/>
              <w:jc w:val="center"/>
            </w:pPr>
            <w:r>
              <w:t xml:space="preserve">对应项的值 </w:t>
            </w:r>
          </w:p>
        </w:tc>
      </w:tr>
      <w:tr w14:paraId="20D489E4">
        <w:tblPrEx>
          <w:tblCellMar>
            <w:top w:w="37" w:type="dxa"/>
            <w:left w:w="115" w:type="dxa"/>
            <w:bottom w:w="0" w:type="dxa"/>
            <w:right w:w="115" w:type="dxa"/>
          </w:tblCellMar>
        </w:tblPrEx>
        <w:trPr>
          <w:trHeight w:val="316" w:hRule="atLeast"/>
        </w:trPr>
        <w:tc>
          <w:tcPr>
            <w:tcW w:w="2929" w:type="dxa"/>
            <w:tcBorders>
              <w:top w:val="single" w:color="000000" w:sz="6" w:space="0"/>
              <w:left w:val="single" w:color="000000" w:sz="6" w:space="0"/>
              <w:bottom w:val="single" w:color="000000" w:sz="6" w:space="0"/>
              <w:right w:val="single" w:color="000000" w:sz="6" w:space="0"/>
            </w:tcBorders>
          </w:tcPr>
          <w:p w14:paraId="06A6B463">
            <w:pPr>
              <w:spacing w:after="0" w:line="259" w:lineRule="auto"/>
              <w:ind w:left="0" w:right="2" w:firstLine="0"/>
              <w:jc w:val="center"/>
            </w:pPr>
            <w:r>
              <w:t xml:space="preserve">Destination/Mask </w:t>
            </w:r>
          </w:p>
        </w:tc>
        <w:tc>
          <w:tcPr>
            <w:tcW w:w="3875" w:type="dxa"/>
            <w:tcBorders>
              <w:top w:val="single" w:color="000000" w:sz="6" w:space="0"/>
              <w:left w:val="single" w:color="000000" w:sz="6" w:space="0"/>
              <w:bottom w:val="single" w:color="000000" w:sz="6" w:space="0"/>
              <w:right w:val="single" w:color="000000" w:sz="6" w:space="0"/>
            </w:tcBorders>
          </w:tcPr>
          <w:p w14:paraId="4462E413">
            <w:pPr>
              <w:spacing w:after="0" w:line="259" w:lineRule="auto"/>
              <w:ind w:left="120" w:firstLine="0"/>
              <w:jc w:val="center"/>
            </w:pPr>
            <w:r>
              <w:rPr>
                <w:rFonts w:hint="eastAsia"/>
                <w:lang w:val="en-US" w:eastAsia="zh-CN"/>
              </w:rPr>
              <w:t>0.0.0.0/0</w:t>
            </w:r>
            <w:r>
              <w:t xml:space="preserve"> </w:t>
            </w:r>
          </w:p>
        </w:tc>
      </w:tr>
      <w:tr w14:paraId="04B775D5">
        <w:tblPrEx>
          <w:tblCellMar>
            <w:top w:w="37" w:type="dxa"/>
            <w:left w:w="115" w:type="dxa"/>
            <w:bottom w:w="0" w:type="dxa"/>
            <w:right w:w="115" w:type="dxa"/>
          </w:tblCellMar>
        </w:tblPrEx>
        <w:trPr>
          <w:trHeight w:val="330" w:hRule="atLeast"/>
        </w:trPr>
        <w:tc>
          <w:tcPr>
            <w:tcW w:w="2929" w:type="dxa"/>
            <w:tcBorders>
              <w:top w:val="single" w:color="000000" w:sz="6" w:space="0"/>
              <w:left w:val="single" w:color="000000" w:sz="6" w:space="0"/>
              <w:bottom w:val="single" w:color="000000" w:sz="6" w:space="0"/>
              <w:right w:val="single" w:color="000000" w:sz="6" w:space="0"/>
            </w:tcBorders>
          </w:tcPr>
          <w:p w14:paraId="14BAB344">
            <w:pPr>
              <w:spacing w:after="0" w:line="259" w:lineRule="auto"/>
              <w:ind w:left="15" w:firstLine="0"/>
              <w:jc w:val="center"/>
            </w:pPr>
            <w:r>
              <w:t xml:space="preserve">Proto </w:t>
            </w:r>
          </w:p>
        </w:tc>
        <w:tc>
          <w:tcPr>
            <w:tcW w:w="3875" w:type="dxa"/>
            <w:tcBorders>
              <w:top w:val="single" w:color="000000" w:sz="6" w:space="0"/>
              <w:left w:val="single" w:color="000000" w:sz="6" w:space="0"/>
              <w:bottom w:val="single" w:color="000000" w:sz="6" w:space="0"/>
              <w:right w:val="single" w:color="000000" w:sz="6" w:space="0"/>
            </w:tcBorders>
          </w:tcPr>
          <w:p w14:paraId="597BFD76">
            <w:pPr>
              <w:spacing w:after="0" w:line="259" w:lineRule="auto"/>
              <w:ind w:left="120" w:firstLine="0"/>
              <w:jc w:val="center"/>
              <w:rPr>
                <w:rFonts w:hint="default" w:eastAsia="微软雅黑"/>
                <w:lang w:val="en-US" w:eastAsia="zh-CN"/>
              </w:rPr>
            </w:pPr>
            <w:r>
              <w:rPr>
                <w:rFonts w:hint="eastAsia"/>
                <w:lang w:val="en-US" w:eastAsia="zh-CN"/>
              </w:rPr>
              <w:t>Static</w:t>
            </w:r>
          </w:p>
        </w:tc>
      </w:tr>
      <w:tr w14:paraId="282C174A">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0D301751">
            <w:pPr>
              <w:spacing w:after="0" w:line="259" w:lineRule="auto"/>
              <w:ind w:left="0" w:firstLine="0"/>
              <w:jc w:val="center"/>
            </w:pPr>
            <w:r>
              <w:t xml:space="preserve">Cost </w:t>
            </w:r>
          </w:p>
        </w:tc>
        <w:tc>
          <w:tcPr>
            <w:tcW w:w="3875" w:type="dxa"/>
            <w:tcBorders>
              <w:top w:val="single" w:color="000000" w:sz="6" w:space="0"/>
              <w:left w:val="single" w:color="000000" w:sz="6" w:space="0"/>
              <w:bottom w:val="single" w:color="000000" w:sz="6" w:space="0"/>
              <w:right w:val="single" w:color="000000" w:sz="6" w:space="0"/>
            </w:tcBorders>
          </w:tcPr>
          <w:p w14:paraId="08FB34FA">
            <w:pPr>
              <w:spacing w:after="0" w:line="259" w:lineRule="auto"/>
              <w:ind w:left="120" w:firstLine="0"/>
              <w:jc w:val="center"/>
              <w:rPr>
                <w:rFonts w:hint="default" w:eastAsia="微软雅黑"/>
                <w:lang w:val="en-US" w:eastAsia="zh-CN"/>
              </w:rPr>
            </w:pPr>
            <w:r>
              <w:rPr>
                <w:rFonts w:hint="eastAsia"/>
                <w:lang w:val="en-US" w:eastAsia="zh-CN"/>
              </w:rPr>
              <w:t>0</w:t>
            </w:r>
          </w:p>
        </w:tc>
      </w:tr>
      <w:tr w14:paraId="6E9E7B6A">
        <w:tblPrEx>
          <w:tblCellMar>
            <w:top w:w="37" w:type="dxa"/>
            <w:left w:w="115" w:type="dxa"/>
            <w:bottom w:w="0" w:type="dxa"/>
            <w:right w:w="115" w:type="dxa"/>
          </w:tblCellMar>
        </w:tblPrEx>
        <w:trPr>
          <w:trHeight w:val="331" w:hRule="atLeast"/>
        </w:trPr>
        <w:tc>
          <w:tcPr>
            <w:tcW w:w="2929" w:type="dxa"/>
            <w:tcBorders>
              <w:top w:val="single" w:color="000000" w:sz="6" w:space="0"/>
              <w:left w:val="single" w:color="000000" w:sz="6" w:space="0"/>
              <w:bottom w:val="single" w:color="000000" w:sz="6" w:space="0"/>
              <w:right w:val="single" w:color="000000" w:sz="6" w:space="0"/>
            </w:tcBorders>
          </w:tcPr>
          <w:p w14:paraId="3E863BC3">
            <w:pPr>
              <w:spacing w:after="0" w:line="259" w:lineRule="auto"/>
              <w:ind w:left="15" w:firstLine="0"/>
              <w:jc w:val="center"/>
            </w:pPr>
            <w:r>
              <w:t xml:space="preserve">Flags </w:t>
            </w:r>
          </w:p>
        </w:tc>
        <w:tc>
          <w:tcPr>
            <w:tcW w:w="3875" w:type="dxa"/>
            <w:tcBorders>
              <w:top w:val="single" w:color="000000" w:sz="6" w:space="0"/>
              <w:left w:val="single" w:color="000000" w:sz="6" w:space="0"/>
              <w:bottom w:val="single" w:color="000000" w:sz="6" w:space="0"/>
              <w:right w:val="single" w:color="000000" w:sz="6" w:space="0"/>
            </w:tcBorders>
          </w:tcPr>
          <w:p w14:paraId="3EAF856D">
            <w:pPr>
              <w:spacing w:after="0" w:line="259" w:lineRule="auto"/>
              <w:ind w:left="120" w:firstLine="0"/>
              <w:jc w:val="center"/>
              <w:rPr>
                <w:rFonts w:hint="default" w:eastAsia="微软雅黑"/>
                <w:lang w:val="en-US" w:eastAsia="zh-CN"/>
              </w:rPr>
            </w:pPr>
            <w:r>
              <w:rPr>
                <w:rFonts w:hint="eastAsia"/>
                <w:lang w:val="en-US" w:eastAsia="zh-CN"/>
              </w:rPr>
              <w:t>RD</w:t>
            </w:r>
          </w:p>
        </w:tc>
      </w:tr>
      <w:tr w14:paraId="12F72013">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50F18306">
            <w:pPr>
              <w:spacing w:after="0" w:line="259" w:lineRule="auto"/>
              <w:ind w:left="15" w:firstLine="0"/>
              <w:jc w:val="center"/>
            </w:pPr>
            <w:r>
              <w:t xml:space="preserve">NextHop </w:t>
            </w:r>
          </w:p>
        </w:tc>
        <w:tc>
          <w:tcPr>
            <w:tcW w:w="3875" w:type="dxa"/>
            <w:tcBorders>
              <w:top w:val="single" w:color="000000" w:sz="6" w:space="0"/>
              <w:left w:val="single" w:color="000000" w:sz="6" w:space="0"/>
              <w:bottom w:val="single" w:color="000000" w:sz="6" w:space="0"/>
              <w:right w:val="single" w:color="000000" w:sz="6" w:space="0"/>
            </w:tcBorders>
          </w:tcPr>
          <w:p w14:paraId="5C3C5E36">
            <w:pPr>
              <w:spacing w:after="0" w:line="259" w:lineRule="auto"/>
              <w:ind w:left="120" w:firstLine="0"/>
              <w:jc w:val="center"/>
              <w:rPr>
                <w:rFonts w:hint="default" w:eastAsia="微软雅黑"/>
                <w:lang w:val="en-US" w:eastAsia="zh-CN"/>
              </w:rPr>
            </w:pPr>
            <w:r>
              <w:rPr>
                <w:rFonts w:hint="eastAsia"/>
                <w:lang w:val="en-US" w:eastAsia="zh-CN"/>
              </w:rPr>
              <w:t>12.1.1.2</w:t>
            </w:r>
          </w:p>
        </w:tc>
      </w:tr>
      <w:tr w14:paraId="0C0B2035">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2D96464E">
            <w:pPr>
              <w:spacing w:after="0" w:line="259" w:lineRule="auto"/>
              <w:ind w:left="13" w:firstLine="0"/>
              <w:jc w:val="center"/>
            </w:pPr>
            <w:r>
              <w:t xml:space="preserve">Interface </w:t>
            </w:r>
          </w:p>
        </w:tc>
        <w:tc>
          <w:tcPr>
            <w:tcW w:w="3875" w:type="dxa"/>
            <w:tcBorders>
              <w:top w:val="single" w:color="000000" w:sz="6" w:space="0"/>
              <w:left w:val="single" w:color="000000" w:sz="6" w:space="0"/>
              <w:bottom w:val="single" w:color="000000" w:sz="6" w:space="0"/>
              <w:right w:val="single" w:color="000000" w:sz="6" w:space="0"/>
            </w:tcBorders>
          </w:tcPr>
          <w:p w14:paraId="7913EA29">
            <w:pPr>
              <w:spacing w:after="0" w:line="259" w:lineRule="auto"/>
              <w:ind w:left="120" w:firstLine="0"/>
              <w:jc w:val="center"/>
              <w:rPr>
                <w:rFonts w:hint="default" w:eastAsia="微软雅黑"/>
                <w:lang w:val="en-US" w:eastAsia="zh-CN"/>
              </w:rPr>
            </w:pPr>
            <w:r>
              <w:rPr>
                <w:rFonts w:hint="eastAsia"/>
                <w:lang w:val="en-US" w:eastAsia="zh-CN"/>
              </w:rPr>
              <w:t>GigabitEthernet</w:t>
            </w:r>
          </w:p>
        </w:tc>
      </w:tr>
    </w:tbl>
    <w:p w14:paraId="21DF47BB">
      <w:pPr>
        <w:spacing w:after="6"/>
        <w:ind w:left="-5" w:right="6"/>
      </w:pPr>
      <w:r>
        <w:t xml:space="preserve">步骤 </w:t>
      </w:r>
      <w:r>
        <w:rPr>
          <w:rFonts w:ascii="Times New Roman" w:hAnsi="Times New Roman" w:eastAsia="Times New Roman" w:cs="Times New Roman"/>
        </w:rPr>
        <w:t>4</w:t>
      </w:r>
      <w:r>
        <w:t xml:space="preserve">：测试网络连通性，并在下表中记录结果。 </w:t>
      </w:r>
    </w:p>
    <w:tbl>
      <w:tblPr>
        <w:tblStyle w:val="7"/>
        <w:tblW w:w="6804" w:type="dxa"/>
        <w:tblInd w:w="563" w:type="dxa"/>
        <w:tblLayout w:type="autofit"/>
        <w:tblCellMar>
          <w:top w:w="52" w:type="dxa"/>
          <w:left w:w="115" w:type="dxa"/>
          <w:bottom w:w="0" w:type="dxa"/>
          <w:right w:w="115" w:type="dxa"/>
        </w:tblCellMar>
      </w:tblPr>
      <w:tblGrid>
        <w:gridCol w:w="644"/>
        <w:gridCol w:w="7448"/>
      </w:tblGrid>
      <w:tr w14:paraId="5B49335D">
        <w:tblPrEx>
          <w:tblCellMar>
            <w:top w:w="52" w:type="dxa"/>
            <w:left w:w="115" w:type="dxa"/>
            <w:bottom w:w="0" w:type="dxa"/>
            <w:right w:w="115" w:type="dxa"/>
          </w:tblCellMar>
        </w:tblPrEx>
        <w:trPr>
          <w:trHeight w:val="316" w:hRule="atLeast"/>
        </w:trPr>
        <w:tc>
          <w:tcPr>
            <w:tcW w:w="2929" w:type="dxa"/>
            <w:tcBorders>
              <w:top w:val="single" w:color="000000" w:sz="6" w:space="0"/>
              <w:left w:val="single" w:color="000000" w:sz="6" w:space="0"/>
              <w:bottom w:val="single" w:color="000000" w:sz="6" w:space="0"/>
              <w:right w:val="single" w:color="000000" w:sz="6" w:space="0"/>
            </w:tcBorders>
          </w:tcPr>
          <w:p w14:paraId="0DCF8670">
            <w:pPr>
              <w:spacing w:after="0" w:line="259" w:lineRule="auto"/>
              <w:ind w:left="0" w:right="1" w:firstLine="0"/>
              <w:jc w:val="center"/>
            </w:pPr>
            <w:r>
              <w:t xml:space="preserve">R1 ping R3 </w:t>
            </w:r>
          </w:p>
        </w:tc>
        <w:tc>
          <w:tcPr>
            <w:tcW w:w="3875" w:type="dxa"/>
            <w:tcBorders>
              <w:top w:val="single" w:color="000000" w:sz="6" w:space="0"/>
              <w:left w:val="single" w:color="000000" w:sz="6" w:space="0"/>
              <w:bottom w:val="single" w:color="000000" w:sz="6" w:space="0"/>
              <w:right w:val="single" w:color="000000" w:sz="6" w:space="0"/>
            </w:tcBorders>
          </w:tcPr>
          <w:p w14:paraId="6D651E52">
            <w:pPr>
              <w:spacing w:after="0" w:line="259" w:lineRule="auto"/>
              <w:ind w:left="120" w:firstLine="0"/>
              <w:jc w:val="center"/>
            </w:pPr>
            <w:r>
              <w:drawing>
                <wp:inline distT="0" distB="0" distL="114300" distR="114300">
                  <wp:extent cx="4963795" cy="1640205"/>
                  <wp:effectExtent l="0" t="0" r="1905" b="10795"/>
                  <wp:docPr id="5" name="图片 5" descr="9c82ae121e26595f31920a7562b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c82ae121e26595f31920a7562b23c1"/>
                          <pic:cNvPicPr>
                            <a:picLocks noChangeAspect="1"/>
                          </pic:cNvPicPr>
                        </pic:nvPicPr>
                        <pic:blipFill>
                          <a:blip r:embed="rId29"/>
                          <a:stretch>
                            <a:fillRect/>
                          </a:stretch>
                        </pic:blipFill>
                        <pic:spPr>
                          <a:xfrm>
                            <a:off x="0" y="0"/>
                            <a:ext cx="4963795" cy="1640205"/>
                          </a:xfrm>
                          <a:prstGeom prst="rect">
                            <a:avLst/>
                          </a:prstGeom>
                        </pic:spPr>
                      </pic:pic>
                    </a:graphicData>
                  </a:graphic>
                </wp:inline>
              </w:drawing>
            </w:r>
            <w:r>
              <w:t xml:space="preserve"> </w:t>
            </w:r>
          </w:p>
        </w:tc>
      </w:tr>
      <w:tr w14:paraId="56DDB4AF">
        <w:tblPrEx>
          <w:tblCellMar>
            <w:top w:w="52" w:type="dxa"/>
            <w:left w:w="115" w:type="dxa"/>
            <w:bottom w:w="0" w:type="dxa"/>
            <w:right w:w="115" w:type="dxa"/>
          </w:tblCellMar>
        </w:tblPrEx>
        <w:trPr>
          <w:trHeight w:val="331" w:hRule="atLeast"/>
        </w:trPr>
        <w:tc>
          <w:tcPr>
            <w:tcW w:w="2929" w:type="dxa"/>
            <w:tcBorders>
              <w:top w:val="single" w:color="000000" w:sz="6" w:space="0"/>
              <w:left w:val="single" w:color="000000" w:sz="6" w:space="0"/>
              <w:bottom w:val="single" w:color="000000" w:sz="6" w:space="0"/>
              <w:right w:val="single" w:color="000000" w:sz="6" w:space="0"/>
            </w:tcBorders>
          </w:tcPr>
          <w:p w14:paraId="22444F21">
            <w:pPr>
              <w:spacing w:after="0" w:line="259" w:lineRule="auto"/>
              <w:ind w:left="0" w:firstLine="0"/>
              <w:jc w:val="center"/>
            </w:pPr>
            <w:r>
              <w:t xml:space="preserve">R1 ping R4 </w:t>
            </w:r>
          </w:p>
        </w:tc>
        <w:tc>
          <w:tcPr>
            <w:tcW w:w="3875" w:type="dxa"/>
            <w:tcBorders>
              <w:top w:val="single" w:color="000000" w:sz="6" w:space="0"/>
              <w:left w:val="single" w:color="000000" w:sz="6" w:space="0"/>
              <w:bottom w:val="single" w:color="000000" w:sz="6" w:space="0"/>
              <w:right w:val="single" w:color="000000" w:sz="6" w:space="0"/>
            </w:tcBorders>
          </w:tcPr>
          <w:p w14:paraId="319C5E62">
            <w:pPr>
              <w:spacing w:after="0" w:line="259" w:lineRule="auto"/>
              <w:ind w:left="120" w:firstLine="0"/>
              <w:jc w:val="center"/>
            </w:pPr>
            <w:r>
              <w:drawing>
                <wp:inline distT="0" distB="0" distL="114300" distR="114300">
                  <wp:extent cx="4613910" cy="1624330"/>
                  <wp:effectExtent l="0" t="0" r="889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4613910" cy="1624330"/>
                          </a:xfrm>
                          <a:prstGeom prst="rect">
                            <a:avLst/>
                          </a:prstGeom>
                          <a:noFill/>
                          <a:ln>
                            <a:noFill/>
                          </a:ln>
                        </pic:spPr>
                      </pic:pic>
                    </a:graphicData>
                  </a:graphic>
                </wp:inline>
              </w:drawing>
            </w:r>
            <w:r>
              <w:t xml:space="preserve"> </w:t>
            </w:r>
          </w:p>
        </w:tc>
      </w:tr>
    </w:tbl>
    <w:p w14:paraId="12698AAC">
      <w:pPr>
        <w:ind w:left="-5" w:right="6"/>
      </w:pPr>
      <w:r>
        <w:t>分析为什么网络连通性测试结果这样的：</w:t>
      </w:r>
      <w:r>
        <w:rPr>
          <w:rFonts w:ascii="Times New Roman" w:hAnsi="Times New Roman" w:eastAsia="Times New Roman" w:cs="Times New Roman"/>
        </w:rPr>
        <w:t xml:space="preserve">  </w:t>
      </w:r>
    </w:p>
    <w:p w14:paraId="65A8624F">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000000"/>
          <w:spacing w:val="0"/>
          <w:kern w:val="0"/>
          <w:sz w:val="27"/>
          <w:szCs w:val="27"/>
          <w:u w:val="single"/>
          <w:shd w:val="clear" w:fill="FFFFFF"/>
          <w:lang w:val="en-US" w:eastAsia="zh-CN" w:bidi="ar"/>
          <w14:ligatures w14:val="standardContextual"/>
        </w:rPr>
      </w:pPr>
      <w:r>
        <w:rPr>
          <w:rFonts w:hint="default" w:ascii="Segoe UI" w:hAnsi="Segoe UI" w:eastAsia="Segoe UI" w:cs="Segoe UI"/>
          <w:i w:val="0"/>
          <w:iCs w:val="0"/>
          <w:caps w:val="0"/>
          <w:color w:val="000000"/>
          <w:spacing w:val="0"/>
          <w:kern w:val="0"/>
          <w:sz w:val="27"/>
          <w:szCs w:val="27"/>
          <w:u w:val="single"/>
          <w:shd w:val="clear" w:fill="FFFFFF"/>
          <w:lang w:val="en-US" w:eastAsia="zh-CN" w:bidi="ar"/>
          <w14:ligatures w14:val="standardContextual"/>
        </w:rPr>
        <w:t>对于 R1 可以 ping 通 R3，R1 配置了默认路由，下一跳为 12.1.1.2，当要发送数据包到未知网段时会转发到该下一跳设备。R3 配置了到 12.1.1.0/24 网段的静态路由，下一跳为 23.1.1.2。这样当 R1 发送 ping 请求到 R3 时，数据包可根据默认路由到达中间设备，再由中间设备根据路由表转发到 R3，R3 的回复数据包也能沿相反路径回到 R1。</w:t>
      </w:r>
    </w:p>
    <w:p w14:paraId="06C635F1">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000000"/>
          <w:spacing w:val="0"/>
          <w:kern w:val="0"/>
          <w:sz w:val="27"/>
          <w:szCs w:val="27"/>
          <w:u w:val="single"/>
          <w:shd w:val="clear" w:fill="FFFFFF"/>
          <w:lang w:val="en-US" w:eastAsia="zh-CN" w:bidi="ar"/>
          <w14:ligatures w14:val="standardContextual"/>
        </w:rPr>
      </w:pPr>
    </w:p>
    <w:p w14:paraId="2A5D26B7">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u w:val="single"/>
        </w:rPr>
      </w:pPr>
      <w:r>
        <w:rPr>
          <w:rFonts w:hint="default" w:ascii="Segoe UI" w:hAnsi="Segoe UI" w:eastAsia="Segoe UI" w:cs="Segoe UI"/>
          <w:i w:val="0"/>
          <w:iCs w:val="0"/>
          <w:caps w:val="0"/>
          <w:color w:val="000000"/>
          <w:spacing w:val="0"/>
          <w:kern w:val="0"/>
          <w:sz w:val="27"/>
          <w:szCs w:val="27"/>
          <w:u w:val="single"/>
          <w:shd w:val="clear" w:fill="FFFFFF"/>
          <w:lang w:val="en-US" w:eastAsia="zh-CN" w:bidi="ar"/>
          <w14:ligatures w14:val="standardContextual"/>
        </w:rPr>
        <w:t>对于 R1 可以 ping 通 R4，同样因为 R1 的默认路由设置，当要发送数据包到 R4 所在网段时会转发到下一跳设备。R4 配置了到 12.1.1.0/24 网段的静态路由，下一跳为 24.1.1.2。中间设备收到来自 R1 的数据包后可转发到 R4，R4 的回复数据包也能沿建立好的路由路径回到 R1。</w:t>
      </w:r>
    </w:p>
    <w:p w14:paraId="4B81E4EE">
      <w:pPr>
        <w:spacing w:after="36" w:line="266" w:lineRule="auto"/>
        <w:ind w:left="-5" w:right="116"/>
      </w:pPr>
      <w:r>
        <w:t xml:space="preserve">思考问题：简述默认路由的特点。 </w:t>
      </w:r>
    </w:p>
    <w:p w14:paraId="513867CF">
      <w:pPr>
        <w:spacing w:after="104" w:line="259" w:lineRule="auto"/>
        <w:ind w:left="0" w:firstLine="0"/>
      </w:pPr>
      <w:r>
        <w:rPr>
          <w:rFonts w:ascii="Times New Roman" w:hAnsi="Times New Roman" w:eastAsia="Times New Roman" w:cs="Times New Roman"/>
        </w:rPr>
        <w:t xml:space="preserve"> </w:t>
      </w:r>
    </w:p>
    <w:p w14:paraId="7BF358DF">
      <w:pPr>
        <w:ind w:left="-5" w:right="6"/>
      </w:pPr>
      <w:r>
        <w:t>练习三、浮动静态路由配置</w:t>
      </w:r>
      <w:r>
        <w:rPr>
          <w:rFonts w:ascii="Times New Roman" w:hAnsi="Times New Roman" w:eastAsia="Times New Roman" w:cs="Times New Roman"/>
          <w:b/>
        </w:rPr>
        <w:t xml:space="preserve"> </w:t>
      </w:r>
    </w:p>
    <w:p w14:paraId="41A559B3">
      <w:pPr>
        <w:spacing w:after="15" w:line="259" w:lineRule="auto"/>
        <w:ind w:left="0" w:right="736" w:firstLine="0"/>
        <w:jc w:val="right"/>
      </w:pPr>
      <w:r>
        <w:drawing>
          <wp:inline distT="0" distB="0" distL="0" distR="0">
            <wp:extent cx="4340225" cy="1098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31"/>
                    <a:stretch>
                      <a:fillRect/>
                    </a:stretch>
                  </pic:blipFill>
                  <pic:spPr>
                    <a:xfrm>
                      <a:off x="0" y="0"/>
                      <a:ext cx="4340225" cy="1098550"/>
                    </a:xfrm>
                    <a:prstGeom prst="rect">
                      <a:avLst/>
                    </a:prstGeom>
                  </pic:spPr>
                </pic:pic>
              </a:graphicData>
            </a:graphic>
          </wp:inline>
        </w:drawing>
      </w:r>
      <w:r>
        <w:t xml:space="preserve"> </w:t>
      </w:r>
    </w:p>
    <w:p w14:paraId="7F6EF713">
      <w:pPr>
        <w:spacing w:after="60" w:line="259" w:lineRule="auto"/>
        <w:ind w:left="10" w:right="105"/>
        <w:jc w:val="center"/>
      </w:pPr>
      <w:r>
        <w:t>图3.浮动静态路由拓扑图</w:t>
      </w:r>
      <w:r>
        <w:rPr>
          <w:rFonts w:ascii="Times New Roman" w:hAnsi="Times New Roman" w:eastAsia="Times New Roman" w:cs="Times New Roman"/>
        </w:rPr>
        <w:t xml:space="preserve"> </w:t>
      </w:r>
    </w:p>
    <w:p w14:paraId="5F0985F1">
      <w:pPr>
        <w:spacing w:after="71"/>
        <w:ind w:left="-5" w:right="6"/>
      </w:pPr>
      <w:r>
        <w:t xml:space="preserve">步骤 </w:t>
      </w:r>
      <w:r>
        <w:rPr>
          <w:rFonts w:ascii="Times New Roman" w:hAnsi="Times New Roman" w:eastAsia="Times New Roman" w:cs="Times New Roman"/>
        </w:rPr>
        <w:t>1</w:t>
      </w:r>
      <w:r>
        <w:t xml:space="preserve">：创建如图 </w:t>
      </w:r>
      <w:r>
        <w:rPr>
          <w:rFonts w:ascii="Times New Roman" w:hAnsi="Times New Roman" w:eastAsia="Times New Roman" w:cs="Times New Roman"/>
        </w:rPr>
        <w:t xml:space="preserve">3 </w:t>
      </w:r>
      <w:r>
        <w:t xml:space="preserve">的实验拓扑，并配置各路由器的 </w:t>
      </w:r>
      <w:r>
        <w:rPr>
          <w:rFonts w:ascii="Times New Roman" w:hAnsi="Times New Roman" w:eastAsia="Times New Roman" w:cs="Times New Roman"/>
        </w:rPr>
        <w:t>IP</w:t>
      </w:r>
      <w:r>
        <w:t>；</w:t>
      </w:r>
      <w:r>
        <w:rPr>
          <w:rFonts w:ascii="Times New Roman" w:hAnsi="Times New Roman" w:eastAsia="Times New Roman" w:cs="Times New Roman"/>
        </w:rPr>
        <w:t xml:space="preserve"> </w:t>
      </w:r>
    </w:p>
    <w:p w14:paraId="0B645A14">
      <w:pPr>
        <w:spacing w:after="77"/>
        <w:ind w:left="-5" w:right="6"/>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23E0577B">
      <w:pPr>
        <w:spacing w:after="0" w:line="259" w:lineRule="auto"/>
        <w:ind w:left="-3" w:right="2456" w:firstLine="0"/>
        <w:jc w:val="center"/>
      </w:pPr>
      <w:r>
        <w:drawing>
          <wp:inline distT="0" distB="0" distL="0" distR="0">
            <wp:extent cx="3759835" cy="2292985"/>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32"/>
                    <a:stretch>
                      <a:fillRect/>
                    </a:stretch>
                  </pic:blipFill>
                  <pic:spPr>
                    <a:xfrm>
                      <a:off x="0" y="0"/>
                      <a:ext cx="3759835" cy="2292985"/>
                    </a:xfrm>
                    <a:prstGeom prst="rect">
                      <a:avLst/>
                    </a:prstGeom>
                  </pic:spPr>
                </pic:pic>
              </a:graphicData>
            </a:graphic>
          </wp:inline>
        </w:drawing>
      </w:r>
      <w:r>
        <w:rPr>
          <w:rFonts w:ascii="Times New Roman" w:hAnsi="Times New Roman" w:eastAsia="Times New Roman" w:cs="Times New Roman"/>
        </w:rPr>
        <w:t xml:space="preserve"> </w:t>
      </w:r>
    </w:p>
    <w:p w14:paraId="7088D595">
      <w:pPr>
        <w:ind w:left="-5" w:right="6"/>
      </w:pPr>
      <w:r>
        <w:rPr>
          <w:rFonts w:ascii="Times New Roman" w:hAnsi="Times New Roman" w:eastAsia="Times New Roman" w:cs="Times New Roman"/>
        </w:rPr>
        <w:t xml:space="preserve">R2 </w:t>
      </w:r>
      <w:r>
        <w:t>的配置如下：</w:t>
      </w:r>
      <w:r>
        <w:rPr>
          <w:rFonts w:ascii="Times New Roman" w:hAnsi="Times New Roman" w:eastAsia="Times New Roman" w:cs="Times New Roman"/>
        </w:rPr>
        <w:t xml:space="preserve"> </w:t>
      </w:r>
    </w:p>
    <w:p w14:paraId="4C76B568">
      <w:pPr>
        <w:spacing w:after="70"/>
        <w:ind w:left="-5" w:right="2066"/>
      </w:pPr>
      <w:r>
        <w:drawing>
          <wp:inline distT="0" distB="0" distL="0" distR="0">
            <wp:extent cx="3725545" cy="2934335"/>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33"/>
                    <a:stretch>
                      <a:fillRect/>
                    </a:stretch>
                  </pic:blipFill>
                  <pic:spPr>
                    <a:xfrm>
                      <a:off x="0" y="0"/>
                      <a:ext cx="3725545" cy="2934335"/>
                    </a:xfrm>
                    <a:prstGeom prst="rect">
                      <a:avLst/>
                    </a:prstGeom>
                  </pic:spPr>
                </pic:pic>
              </a:graphicData>
            </a:graphic>
          </wp:inline>
        </w:drawing>
      </w:r>
      <w:r>
        <w:rPr>
          <w:rFonts w:ascii="Times New Roman" w:hAnsi="Times New Roman" w:eastAsia="Times New Roman" w:cs="Times New Roman"/>
        </w:rPr>
        <w:t xml:space="preserve"> </w:t>
      </w:r>
      <w:r>
        <w:t>注：</w:t>
      </w:r>
      <w:r>
        <w:rPr>
          <w:rFonts w:ascii="Times New Roman" w:hAnsi="Times New Roman" w:eastAsia="Times New Roman" w:cs="Times New Roman"/>
        </w:rPr>
        <w:t xml:space="preserve"> </w:t>
      </w:r>
    </w:p>
    <w:p w14:paraId="011A2F6D">
      <w:pPr>
        <w:numPr>
          <w:ilvl w:val="0"/>
          <w:numId w:val="7"/>
        </w:numPr>
        <w:ind w:right="6" w:hanging="421"/>
      </w:pPr>
      <w:r>
        <w:rPr>
          <w:rFonts w:ascii="Times New Roman" w:hAnsi="Times New Roman" w:eastAsia="Times New Roman" w:cs="Times New Roman"/>
        </w:rPr>
        <w:t xml:space="preserve">LoopBack </w:t>
      </w:r>
      <w:r>
        <w:t>是路由器中的一个逻辑接口；</w:t>
      </w:r>
      <w:r>
        <w:rPr>
          <w:rFonts w:ascii="Times New Roman" w:hAnsi="Times New Roman" w:eastAsia="Times New Roman" w:cs="Times New Roman"/>
        </w:rPr>
        <w:t xml:space="preserve"> </w:t>
      </w:r>
    </w:p>
    <w:p w14:paraId="649A1780">
      <w:pPr>
        <w:numPr>
          <w:ilvl w:val="0"/>
          <w:numId w:val="7"/>
        </w:numPr>
        <w:spacing w:after="10" w:line="318" w:lineRule="auto"/>
        <w:ind w:right="6" w:hanging="421"/>
      </w:pPr>
      <w:r>
        <w:t>逻辑接口是指能够实现数据交换功能，但是物理上不存在需要通过配置建立的接口；</w:t>
      </w:r>
      <w:r>
        <w:rPr>
          <w:rFonts w:ascii="Times New Roman" w:hAnsi="Times New Roman" w:eastAsia="Times New Roman" w:cs="Times New Roman"/>
        </w:rPr>
        <w:t xml:space="preserve"> </w:t>
      </w:r>
      <w:r>
        <w:rPr>
          <w:rFonts w:ascii="Wingdings" w:hAnsi="Wingdings" w:eastAsia="Wingdings" w:cs="Wingdings"/>
        </w:rPr>
        <w:t></w:t>
      </w:r>
      <w:r>
        <w:rPr>
          <w:rFonts w:ascii="Arial" w:hAnsi="Arial" w:eastAsia="Arial" w:cs="Arial"/>
        </w:rPr>
        <w:t xml:space="preserve"> </w:t>
      </w:r>
      <w:r>
        <w:rPr>
          <w:rFonts w:ascii="Arial" w:hAnsi="Arial" w:eastAsia="Arial" w:cs="Arial"/>
        </w:rPr>
        <w:tab/>
      </w:r>
      <w:r>
        <w:rPr>
          <w:rFonts w:ascii="Times New Roman" w:hAnsi="Times New Roman" w:eastAsia="Times New Roman" w:cs="Times New Roman"/>
        </w:rPr>
        <w:t xml:space="preserve">LoopBack </w:t>
      </w:r>
      <w:r>
        <w:t xml:space="preserve">接口一旦被创建，其物理状态和链路协议状态就永远是 </w:t>
      </w:r>
      <w:r>
        <w:rPr>
          <w:rFonts w:ascii="Times New Roman" w:hAnsi="Times New Roman" w:eastAsia="Times New Roman" w:cs="Times New Roman"/>
        </w:rPr>
        <w:t>up</w:t>
      </w:r>
      <w:r>
        <w:t xml:space="preserve">，即使该接口上没有配置 </w:t>
      </w:r>
      <w:r>
        <w:rPr>
          <w:rFonts w:ascii="Times New Roman" w:hAnsi="Times New Roman" w:eastAsia="Times New Roman" w:cs="Times New Roman"/>
        </w:rPr>
        <w:t xml:space="preserve">IP </w:t>
      </w:r>
      <w:r>
        <w:t>地址；</w:t>
      </w:r>
      <w:r>
        <w:rPr>
          <w:rFonts w:ascii="Times New Roman" w:hAnsi="Times New Roman" w:eastAsia="Times New Roman" w:cs="Times New Roman"/>
        </w:rPr>
        <w:t xml:space="preserve"> </w:t>
      </w:r>
    </w:p>
    <w:p w14:paraId="06847E78">
      <w:pPr>
        <w:spacing w:line="259" w:lineRule="auto"/>
        <w:ind w:left="0" w:firstLine="0"/>
      </w:pPr>
      <w:r>
        <w:rPr>
          <w:rFonts w:ascii="Times New Roman" w:hAnsi="Times New Roman" w:eastAsia="Times New Roman" w:cs="Times New Roman"/>
        </w:rPr>
        <w:t xml:space="preserve"> </w:t>
      </w:r>
    </w:p>
    <w:p w14:paraId="23F46EED">
      <w:pPr>
        <w:ind w:left="-5" w:right="6"/>
      </w:pPr>
      <w:r>
        <w:t xml:space="preserve">步骤 </w:t>
      </w:r>
      <w:r>
        <w:rPr>
          <w:rFonts w:ascii="Times New Roman" w:hAnsi="Times New Roman" w:eastAsia="Times New Roman" w:cs="Times New Roman"/>
        </w:rPr>
        <w:t>2</w:t>
      </w:r>
      <w:r>
        <w:t xml:space="preserve">：查看路由。 </w:t>
      </w:r>
    </w:p>
    <w:p w14:paraId="73504FD0">
      <w:pPr>
        <w:spacing w:after="119"/>
        <w:ind w:left="-5" w:right="6"/>
      </w:pPr>
      <w:r>
        <w:t xml:space="preserve">查看 </w:t>
      </w:r>
      <w:r>
        <w:rPr>
          <w:rFonts w:ascii="Times New Roman" w:hAnsi="Times New Roman" w:eastAsia="Times New Roman" w:cs="Times New Roman"/>
        </w:rPr>
        <w:t xml:space="preserve">R1 </w:t>
      </w:r>
      <w:r>
        <w:t>的路由表，并在下表中记录相关信息。</w:t>
      </w:r>
      <w:r>
        <w:rPr>
          <w:rFonts w:ascii="Times New Roman" w:hAnsi="Times New Roman" w:eastAsia="Times New Roman" w:cs="Times New Roman"/>
        </w:rPr>
        <w:t xml:space="preserve"> </w:t>
      </w:r>
    </w:p>
    <w:p w14:paraId="6B12D6F8">
      <w:pPr>
        <w:spacing w:after="0" w:line="259" w:lineRule="auto"/>
        <w:ind w:left="-3" w:right="2786" w:firstLine="0"/>
        <w:jc w:val="center"/>
        <w:rPr>
          <w:rFonts w:ascii="Times New Roman" w:hAnsi="Times New Roman" w:eastAsia="Times New Roman" w:cs="Times New Roman"/>
        </w:rPr>
      </w:pPr>
      <w:r>
        <w:drawing>
          <wp:inline distT="0" distB="0" distL="0" distR="0">
            <wp:extent cx="3535045" cy="27305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6"/>
                    <a:stretch>
                      <a:fillRect/>
                    </a:stretch>
                  </pic:blipFill>
                  <pic:spPr>
                    <a:xfrm>
                      <a:off x="0" y="0"/>
                      <a:ext cx="3535045" cy="273050"/>
                    </a:xfrm>
                    <a:prstGeom prst="rect">
                      <a:avLst/>
                    </a:prstGeom>
                  </pic:spPr>
                </pic:pic>
              </a:graphicData>
            </a:graphic>
          </wp:inline>
        </w:drawing>
      </w:r>
      <w:r>
        <w:rPr>
          <w:rFonts w:ascii="Times New Roman" w:hAnsi="Times New Roman" w:eastAsia="Times New Roman" w:cs="Times New Roman"/>
        </w:rPr>
        <w:t xml:space="preserve"> </w:t>
      </w:r>
    </w:p>
    <w:p w14:paraId="1F724804">
      <w:pPr>
        <w:spacing w:after="0" w:line="259" w:lineRule="auto"/>
        <w:ind w:left="-3" w:right="2786" w:firstLine="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347970" cy="3030855"/>
            <wp:effectExtent l="0" t="0" r="11430" b="4445"/>
            <wp:docPr id="7" name="图片 7" descr="294f58504c021755d754179fecd0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94f58504c021755d754179fecd0c4a"/>
                    <pic:cNvPicPr>
                      <a:picLocks noChangeAspect="1"/>
                    </pic:cNvPicPr>
                  </pic:nvPicPr>
                  <pic:blipFill>
                    <a:blip r:embed="rId34"/>
                    <a:stretch>
                      <a:fillRect/>
                    </a:stretch>
                  </pic:blipFill>
                  <pic:spPr>
                    <a:xfrm>
                      <a:off x="0" y="0"/>
                      <a:ext cx="5347970" cy="3030855"/>
                    </a:xfrm>
                    <a:prstGeom prst="rect">
                      <a:avLst/>
                    </a:prstGeom>
                  </pic:spPr>
                </pic:pic>
              </a:graphicData>
            </a:graphic>
          </wp:inline>
        </w:drawing>
      </w:r>
    </w:p>
    <w:p w14:paraId="29E38418">
      <w:pPr>
        <w:spacing w:after="0" w:line="259" w:lineRule="auto"/>
        <w:ind w:left="-3" w:right="2786" w:firstLine="0"/>
        <w:jc w:val="center"/>
        <w:rPr>
          <w:rFonts w:ascii="Times New Roman" w:hAnsi="Times New Roman" w:eastAsia="Times New Roman" w:cs="Times New Roman"/>
        </w:rPr>
      </w:pPr>
    </w:p>
    <w:tbl>
      <w:tblPr>
        <w:tblStyle w:val="7"/>
        <w:tblW w:w="6398" w:type="dxa"/>
        <w:tblInd w:w="698" w:type="dxa"/>
        <w:tblLayout w:type="autofit"/>
        <w:tblCellMar>
          <w:top w:w="37" w:type="dxa"/>
          <w:left w:w="115" w:type="dxa"/>
          <w:bottom w:w="0" w:type="dxa"/>
          <w:right w:w="115" w:type="dxa"/>
        </w:tblCellMar>
      </w:tblPr>
      <w:tblGrid>
        <w:gridCol w:w="2794"/>
        <w:gridCol w:w="3604"/>
      </w:tblGrid>
      <w:tr w14:paraId="0E696A1B">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4CCDE466">
            <w:pPr>
              <w:spacing w:after="0" w:line="259" w:lineRule="auto"/>
              <w:ind w:left="0" w:right="14" w:firstLine="0"/>
              <w:jc w:val="center"/>
            </w:pPr>
            <w:r>
              <w:rPr>
                <w:color w:val="4F4F4F"/>
              </w:rPr>
              <w:t>路由表参数名称</w:t>
            </w:r>
            <w:r>
              <w:t xml:space="preserve"> </w:t>
            </w:r>
          </w:p>
        </w:tc>
        <w:tc>
          <w:tcPr>
            <w:tcW w:w="3604" w:type="dxa"/>
            <w:tcBorders>
              <w:top w:val="single" w:color="000000" w:sz="6" w:space="0"/>
              <w:left w:val="single" w:color="000000" w:sz="6" w:space="0"/>
              <w:bottom w:val="single" w:color="000000" w:sz="6" w:space="0"/>
              <w:right w:val="single" w:color="000000" w:sz="6" w:space="0"/>
            </w:tcBorders>
          </w:tcPr>
          <w:p w14:paraId="11C00416">
            <w:pPr>
              <w:spacing w:after="0" w:line="259" w:lineRule="auto"/>
              <w:ind w:left="0" w:right="14" w:firstLine="0"/>
              <w:jc w:val="center"/>
            </w:pPr>
            <w:r>
              <w:t xml:space="preserve">对应项的值 </w:t>
            </w:r>
          </w:p>
        </w:tc>
      </w:tr>
      <w:tr w14:paraId="30171399">
        <w:tblPrEx>
          <w:tblCellMar>
            <w:top w:w="37"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7D18446E">
            <w:pPr>
              <w:spacing w:after="0" w:line="259" w:lineRule="auto"/>
              <w:ind w:left="0" w:right="17" w:firstLine="0"/>
              <w:jc w:val="center"/>
            </w:pPr>
            <w:r>
              <w:t xml:space="preserve">Destination/Mask </w:t>
            </w:r>
          </w:p>
        </w:tc>
        <w:tc>
          <w:tcPr>
            <w:tcW w:w="3604" w:type="dxa"/>
            <w:tcBorders>
              <w:top w:val="single" w:color="000000" w:sz="6" w:space="0"/>
              <w:left w:val="single" w:color="000000" w:sz="6" w:space="0"/>
              <w:bottom w:val="single" w:color="000000" w:sz="6" w:space="0"/>
              <w:right w:val="single" w:color="000000" w:sz="6" w:space="0"/>
            </w:tcBorders>
          </w:tcPr>
          <w:p w14:paraId="270619C3">
            <w:pPr>
              <w:spacing w:after="0" w:line="259" w:lineRule="auto"/>
              <w:ind w:left="90" w:firstLine="0"/>
              <w:jc w:val="center"/>
            </w:pPr>
            <w:r>
              <w:rPr>
                <w:rFonts w:hint="eastAsia"/>
                <w:lang w:val="en-US" w:eastAsia="zh-CN"/>
              </w:rPr>
              <w:t>8.8.8.8/32</w:t>
            </w:r>
            <w:r>
              <w:t xml:space="preserve"> </w:t>
            </w:r>
          </w:p>
        </w:tc>
      </w:tr>
      <w:tr w14:paraId="4626FBA9">
        <w:tblPrEx>
          <w:tblCellMar>
            <w:top w:w="37" w:type="dxa"/>
            <w:left w:w="115" w:type="dxa"/>
            <w:bottom w:w="0" w:type="dxa"/>
            <w:right w:w="115" w:type="dxa"/>
          </w:tblCellMar>
        </w:tblPrEx>
        <w:trPr>
          <w:trHeight w:val="316" w:hRule="atLeast"/>
        </w:trPr>
        <w:tc>
          <w:tcPr>
            <w:tcW w:w="2794" w:type="dxa"/>
            <w:tcBorders>
              <w:top w:val="single" w:color="000000" w:sz="6" w:space="0"/>
              <w:left w:val="single" w:color="000000" w:sz="6" w:space="0"/>
              <w:bottom w:val="single" w:color="000000" w:sz="6" w:space="0"/>
              <w:right w:val="single" w:color="000000" w:sz="6" w:space="0"/>
            </w:tcBorders>
          </w:tcPr>
          <w:p w14:paraId="0057B28C">
            <w:pPr>
              <w:spacing w:after="0" w:line="259" w:lineRule="auto"/>
              <w:ind w:left="0" w:firstLine="0"/>
              <w:jc w:val="center"/>
            </w:pPr>
            <w:r>
              <w:t xml:space="preserve">Proto </w:t>
            </w:r>
          </w:p>
        </w:tc>
        <w:tc>
          <w:tcPr>
            <w:tcW w:w="3604" w:type="dxa"/>
            <w:tcBorders>
              <w:top w:val="single" w:color="000000" w:sz="6" w:space="0"/>
              <w:left w:val="single" w:color="000000" w:sz="6" w:space="0"/>
              <w:bottom w:val="single" w:color="000000" w:sz="6" w:space="0"/>
              <w:right w:val="single" w:color="000000" w:sz="6" w:space="0"/>
            </w:tcBorders>
          </w:tcPr>
          <w:p w14:paraId="3F694FCB">
            <w:pPr>
              <w:spacing w:after="0" w:line="259" w:lineRule="auto"/>
              <w:ind w:left="90" w:firstLine="0"/>
              <w:jc w:val="center"/>
              <w:rPr>
                <w:rFonts w:hint="eastAsia" w:eastAsia="微软雅黑"/>
                <w:lang w:eastAsia="zh-CN"/>
              </w:rPr>
            </w:pPr>
            <w:r>
              <w:rPr>
                <w:rFonts w:hint="eastAsia"/>
                <w:lang w:val="en-US" w:eastAsia="zh-CN"/>
              </w:rPr>
              <w:t>Static</w:t>
            </w:r>
          </w:p>
        </w:tc>
      </w:tr>
      <w:tr w14:paraId="4ECF89DA">
        <w:tblPrEx>
          <w:tblCellMar>
            <w:top w:w="37"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60914D3F">
            <w:pPr>
              <w:spacing w:after="0" w:line="259" w:lineRule="auto"/>
              <w:ind w:left="0" w:right="15" w:firstLine="0"/>
              <w:jc w:val="center"/>
            </w:pPr>
            <w:r>
              <w:t xml:space="preserve">Cost </w:t>
            </w:r>
          </w:p>
        </w:tc>
        <w:tc>
          <w:tcPr>
            <w:tcW w:w="3604" w:type="dxa"/>
            <w:tcBorders>
              <w:top w:val="single" w:color="000000" w:sz="6" w:space="0"/>
              <w:left w:val="single" w:color="000000" w:sz="6" w:space="0"/>
              <w:bottom w:val="single" w:color="000000" w:sz="6" w:space="0"/>
              <w:right w:val="single" w:color="000000" w:sz="6" w:space="0"/>
            </w:tcBorders>
          </w:tcPr>
          <w:p w14:paraId="414D5556">
            <w:pPr>
              <w:spacing w:after="0" w:line="259" w:lineRule="auto"/>
              <w:ind w:left="90" w:firstLine="0"/>
              <w:jc w:val="center"/>
              <w:rPr>
                <w:rFonts w:hint="eastAsia" w:eastAsia="微软雅黑"/>
                <w:lang w:eastAsia="zh-CN"/>
              </w:rPr>
            </w:pPr>
            <w:r>
              <w:rPr>
                <w:rFonts w:hint="eastAsia"/>
                <w:lang w:val="en-US" w:eastAsia="zh-CN"/>
              </w:rPr>
              <w:t>0</w:t>
            </w:r>
          </w:p>
        </w:tc>
      </w:tr>
      <w:tr w14:paraId="608E2343">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0AE84039">
            <w:pPr>
              <w:spacing w:after="0" w:line="259" w:lineRule="auto"/>
              <w:ind w:left="0" w:firstLine="0"/>
              <w:jc w:val="center"/>
            </w:pPr>
            <w:r>
              <w:t xml:space="preserve">Flags </w:t>
            </w:r>
          </w:p>
        </w:tc>
        <w:tc>
          <w:tcPr>
            <w:tcW w:w="3604" w:type="dxa"/>
            <w:tcBorders>
              <w:top w:val="single" w:color="000000" w:sz="6" w:space="0"/>
              <w:left w:val="single" w:color="000000" w:sz="6" w:space="0"/>
              <w:bottom w:val="single" w:color="000000" w:sz="6" w:space="0"/>
              <w:right w:val="single" w:color="000000" w:sz="6" w:space="0"/>
            </w:tcBorders>
          </w:tcPr>
          <w:p w14:paraId="0AF47DE3">
            <w:pPr>
              <w:spacing w:after="0" w:line="259" w:lineRule="auto"/>
              <w:ind w:left="90" w:firstLine="0"/>
              <w:jc w:val="center"/>
              <w:rPr>
                <w:rFonts w:hint="default" w:eastAsia="微软雅黑"/>
                <w:lang w:val="en-US" w:eastAsia="zh-CN"/>
              </w:rPr>
            </w:pPr>
            <w:r>
              <w:rPr>
                <w:rFonts w:hint="eastAsia"/>
                <w:lang w:val="en-US" w:eastAsia="zh-CN"/>
              </w:rPr>
              <w:t>RD</w:t>
            </w:r>
          </w:p>
        </w:tc>
      </w:tr>
      <w:tr w14:paraId="1B90DE98">
        <w:tblPrEx>
          <w:tblCellMar>
            <w:top w:w="37"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47EBAB37">
            <w:pPr>
              <w:spacing w:after="0" w:line="259" w:lineRule="auto"/>
              <w:ind w:left="0" w:firstLine="0"/>
              <w:jc w:val="center"/>
            </w:pPr>
            <w:r>
              <w:t xml:space="preserve">NextHop </w:t>
            </w:r>
          </w:p>
        </w:tc>
        <w:tc>
          <w:tcPr>
            <w:tcW w:w="3604" w:type="dxa"/>
            <w:tcBorders>
              <w:top w:val="single" w:color="000000" w:sz="6" w:space="0"/>
              <w:left w:val="single" w:color="000000" w:sz="6" w:space="0"/>
              <w:bottom w:val="single" w:color="000000" w:sz="6" w:space="0"/>
              <w:right w:val="single" w:color="000000" w:sz="6" w:space="0"/>
            </w:tcBorders>
          </w:tcPr>
          <w:p w14:paraId="371429B5">
            <w:pPr>
              <w:spacing w:after="0" w:line="259" w:lineRule="auto"/>
              <w:ind w:left="90" w:firstLine="0"/>
              <w:jc w:val="center"/>
              <w:rPr>
                <w:rFonts w:hint="default" w:eastAsia="微软雅黑"/>
                <w:lang w:val="en-US" w:eastAsia="zh-CN"/>
              </w:rPr>
            </w:pPr>
            <w:r>
              <w:rPr>
                <w:rFonts w:hint="eastAsia"/>
                <w:lang w:val="en-US" w:eastAsia="zh-CN"/>
              </w:rPr>
              <w:t>12.1.1.2</w:t>
            </w:r>
          </w:p>
        </w:tc>
      </w:tr>
      <w:tr w14:paraId="25305492">
        <w:tblPrEx>
          <w:tblCellMar>
            <w:top w:w="37"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1FB83EE5">
            <w:pPr>
              <w:spacing w:after="0" w:line="259" w:lineRule="auto"/>
              <w:ind w:left="0" w:firstLine="0"/>
              <w:jc w:val="center"/>
            </w:pPr>
            <w:r>
              <w:t xml:space="preserve">Interface </w:t>
            </w:r>
          </w:p>
        </w:tc>
        <w:tc>
          <w:tcPr>
            <w:tcW w:w="3604" w:type="dxa"/>
            <w:tcBorders>
              <w:top w:val="single" w:color="000000" w:sz="6" w:space="0"/>
              <w:left w:val="single" w:color="000000" w:sz="6" w:space="0"/>
              <w:bottom w:val="single" w:color="000000" w:sz="6" w:space="0"/>
              <w:right w:val="single" w:color="000000" w:sz="6" w:space="0"/>
            </w:tcBorders>
          </w:tcPr>
          <w:p w14:paraId="7A518A37">
            <w:pPr>
              <w:spacing w:after="0" w:line="259" w:lineRule="auto"/>
              <w:ind w:left="90" w:firstLine="0"/>
              <w:jc w:val="center"/>
              <w:rPr>
                <w:rFonts w:hint="default" w:eastAsia="微软雅黑"/>
                <w:lang w:val="en-US" w:eastAsia="zh-CN"/>
              </w:rPr>
            </w:pPr>
            <w:r>
              <w:rPr>
                <w:rFonts w:hint="eastAsia"/>
                <w:lang w:val="en-US" w:eastAsia="zh-CN"/>
              </w:rPr>
              <w:t>GigabitEthernet</w:t>
            </w:r>
          </w:p>
        </w:tc>
      </w:tr>
    </w:tbl>
    <w:p w14:paraId="4A2930CB">
      <w:pPr>
        <w:spacing w:after="143"/>
        <w:ind w:left="-5" w:right="6"/>
      </w:pPr>
      <w:r>
        <w:t>查看路由表详情信息：</w:t>
      </w:r>
      <w:r>
        <w:rPr>
          <w:rFonts w:ascii="Times New Roman" w:hAnsi="Times New Roman" w:eastAsia="Times New Roman" w:cs="Times New Roman"/>
        </w:rPr>
        <w:t xml:space="preserve"> </w:t>
      </w:r>
    </w:p>
    <w:p w14:paraId="2941A7BA">
      <w:pPr>
        <w:spacing w:after="84" w:line="259" w:lineRule="auto"/>
        <w:ind w:left="-3" w:right="3004" w:firstLine="0"/>
        <w:jc w:val="center"/>
      </w:pPr>
      <w:r>
        <w:drawing>
          <wp:inline distT="0" distB="0" distL="0" distR="0">
            <wp:extent cx="3364230" cy="211455"/>
            <wp:effectExtent l="0" t="0" r="0" b="0"/>
            <wp:docPr id="2005" name="Picture 2005"/>
            <wp:cNvGraphicFramePr/>
            <a:graphic xmlns:a="http://schemas.openxmlformats.org/drawingml/2006/main">
              <a:graphicData uri="http://schemas.openxmlformats.org/drawingml/2006/picture">
                <pic:pic xmlns:pic="http://schemas.openxmlformats.org/drawingml/2006/picture">
                  <pic:nvPicPr>
                    <pic:cNvPr id="2005" name="Picture 2005"/>
                    <pic:cNvPicPr/>
                  </pic:nvPicPr>
                  <pic:blipFill>
                    <a:blip r:embed="rId35"/>
                    <a:stretch>
                      <a:fillRect/>
                    </a:stretch>
                  </pic:blipFill>
                  <pic:spPr>
                    <a:xfrm>
                      <a:off x="0" y="0"/>
                      <a:ext cx="3364230" cy="211455"/>
                    </a:xfrm>
                    <a:prstGeom prst="rect">
                      <a:avLst/>
                    </a:prstGeom>
                  </pic:spPr>
                </pic:pic>
              </a:graphicData>
            </a:graphic>
          </wp:inline>
        </w:drawing>
      </w:r>
      <w:r>
        <w:t xml:space="preserve"> </w:t>
      </w:r>
    </w:p>
    <w:p w14:paraId="3286DDBD">
      <w:pPr>
        <w:spacing w:after="84" w:line="259" w:lineRule="auto"/>
        <w:ind w:left="-3" w:right="3004" w:firstLine="0"/>
        <w:jc w:val="center"/>
        <w:rPr>
          <w:rFonts w:hint="eastAsia" w:eastAsia="微软雅黑"/>
          <w:lang w:eastAsia="zh-CN"/>
        </w:rPr>
      </w:pPr>
      <w:r>
        <w:rPr>
          <w:rFonts w:hint="eastAsia" w:eastAsia="微软雅黑"/>
          <w:lang w:eastAsia="zh-CN"/>
        </w:rPr>
        <w:drawing>
          <wp:inline distT="0" distB="0" distL="114300" distR="114300">
            <wp:extent cx="5343525" cy="2075180"/>
            <wp:effectExtent l="0" t="0" r="3175" b="7620"/>
            <wp:docPr id="8" name="图片 8" descr="173079236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30792361810"/>
                    <pic:cNvPicPr>
                      <a:picLocks noChangeAspect="1"/>
                    </pic:cNvPicPr>
                  </pic:nvPicPr>
                  <pic:blipFill>
                    <a:blip r:embed="rId36"/>
                    <a:stretch>
                      <a:fillRect/>
                    </a:stretch>
                  </pic:blipFill>
                  <pic:spPr>
                    <a:xfrm>
                      <a:off x="0" y="0"/>
                      <a:ext cx="5343525" cy="2075180"/>
                    </a:xfrm>
                    <a:prstGeom prst="rect">
                      <a:avLst/>
                    </a:prstGeom>
                  </pic:spPr>
                </pic:pic>
              </a:graphicData>
            </a:graphic>
          </wp:inline>
        </w:drawing>
      </w:r>
    </w:p>
    <w:p w14:paraId="56CC4517">
      <w:pPr>
        <w:ind w:left="-5" w:right="6"/>
      </w:pPr>
      <w:r>
        <w:t xml:space="preserve">回答下列问题：  </w:t>
      </w:r>
    </w:p>
    <w:p w14:paraId="758357DF">
      <w:pPr>
        <w:ind w:left="-5" w:right="6"/>
      </w:pPr>
      <w:r>
        <w:t>1）哪条路由信息被放入</w:t>
      </w:r>
      <w:r>
        <w:rPr>
          <w:color w:val="4D4D4D"/>
        </w:rPr>
        <w:t>路由表</w:t>
      </w:r>
      <w:r>
        <w:t xml:space="preserve">？为什么？  </w:t>
      </w:r>
    </w:p>
    <w:p w14:paraId="4ACF0205">
      <w:pPr>
        <w:spacing w:after="39" w:line="259" w:lineRule="auto"/>
        <w:ind w:left="0" w:firstLine="0"/>
      </w:pPr>
      <w:r>
        <w:t xml:space="preserve"> </w:t>
      </w:r>
    </w:p>
    <w:p w14:paraId="7C09A0E2">
      <w:pPr>
        <w:spacing w:after="6"/>
        <w:ind w:left="-5" w:right="6"/>
        <w:rPr>
          <w:rFonts w:ascii="Times New Roman" w:hAnsi="Times New Roman" w:eastAsia="Times New Roman" w:cs="Times New Roman"/>
        </w:rPr>
      </w:pPr>
      <w:r>
        <w:rPr>
          <w:rFonts w:hint="default" w:ascii="Times New Roman" w:hAnsi="Times New Roman" w:eastAsia="Times New Roman" w:cs="Times New Roman"/>
          <w:lang w:val="en-US" w:eastAsia="zh-CN"/>
        </w:rPr>
        <w:t>目的地址为 8.8.8.8/32 的静态路由被放入了路由表。</w:t>
      </w:r>
    </w:p>
    <w:p w14:paraId="028D44F9">
      <w:pPr>
        <w:spacing w:after="6"/>
        <w:ind w:left="-5" w:right="6"/>
      </w:pPr>
      <w:r>
        <w:rPr>
          <w:rFonts w:hint="default" w:ascii="Times New Roman" w:hAnsi="Times New Roman" w:eastAsia="Times New Roman" w:cs="Times New Roman"/>
        </w:rPr>
        <w:t>路由表中 “Destination: 8.8.8.8/32，Protocol: Static”，表明这是一条静态路由。静态路由是由网络管理员手动配置的，具有明确的目的地址、下一跳地址和其他相关参数。在这个例子中，下一跳地址为 12.1.1.2，接口为 GE0/0/1。由于静态路由是手动配置的，只要配置正确且符合网络需求，就会被放入路由表以指导数据包的转发。</w:t>
      </w:r>
      <w:r>
        <w:t xml:space="preserve">  </w:t>
      </w:r>
    </w:p>
    <w:p w14:paraId="009BBF0E">
      <w:pPr>
        <w:spacing w:after="6"/>
        <w:ind w:left="-5" w:right="6"/>
      </w:pPr>
      <w:r>
        <w:t xml:space="preserve">步骤 </w:t>
      </w:r>
      <w:r>
        <w:rPr>
          <w:rFonts w:ascii="Times New Roman" w:hAnsi="Times New Roman" w:eastAsia="Times New Roman" w:cs="Times New Roman"/>
        </w:rPr>
        <w:t>3</w:t>
      </w:r>
      <w:r>
        <w:t xml:space="preserve">：测试网络连通性，且 </w:t>
      </w:r>
      <w:r>
        <w:rPr>
          <w:rFonts w:ascii="Times New Roman" w:hAnsi="Times New Roman" w:eastAsia="Times New Roman" w:cs="Times New Roman"/>
        </w:rPr>
        <w:t xml:space="preserve">R1 </w:t>
      </w:r>
      <w:r>
        <w:t>的两个接口分别抓包，并在下表中记录结果。</w:t>
      </w:r>
      <w:r>
        <w:rPr>
          <w:rFonts w:ascii="Times New Roman" w:hAnsi="Times New Roman" w:eastAsia="Times New Roman" w:cs="Times New Roman"/>
        </w:rPr>
        <w:t xml:space="preserve"> </w:t>
      </w:r>
    </w:p>
    <w:tbl>
      <w:tblPr>
        <w:tblStyle w:val="7"/>
        <w:tblW w:w="5527" w:type="dxa"/>
        <w:tblInd w:w="849" w:type="dxa"/>
        <w:tblLayout w:type="autofit"/>
        <w:tblCellMar>
          <w:top w:w="52" w:type="dxa"/>
          <w:left w:w="115" w:type="dxa"/>
          <w:bottom w:w="0" w:type="dxa"/>
          <w:right w:w="115" w:type="dxa"/>
        </w:tblCellMar>
      </w:tblPr>
      <w:tblGrid>
        <w:gridCol w:w="877"/>
        <w:gridCol w:w="6750"/>
      </w:tblGrid>
      <w:tr w14:paraId="0BAB8D5D">
        <w:tblPrEx>
          <w:tblCellMar>
            <w:top w:w="52" w:type="dxa"/>
            <w:left w:w="115" w:type="dxa"/>
            <w:bottom w:w="0" w:type="dxa"/>
            <w:right w:w="115" w:type="dxa"/>
          </w:tblCellMar>
        </w:tblPrEx>
        <w:trPr>
          <w:trHeight w:val="315" w:hRule="atLeast"/>
        </w:trPr>
        <w:tc>
          <w:tcPr>
            <w:tcW w:w="2643" w:type="dxa"/>
            <w:tcBorders>
              <w:top w:val="single" w:color="000000" w:sz="6" w:space="0"/>
              <w:left w:val="single" w:color="000000" w:sz="6" w:space="0"/>
              <w:bottom w:val="single" w:color="000000" w:sz="6" w:space="0"/>
              <w:right w:val="single" w:color="000000" w:sz="6" w:space="0"/>
            </w:tcBorders>
          </w:tcPr>
          <w:p w14:paraId="71FD3136">
            <w:pPr>
              <w:spacing w:after="0" w:line="259" w:lineRule="auto"/>
              <w:ind w:left="0" w:right="2" w:firstLine="0"/>
              <w:jc w:val="center"/>
            </w:pPr>
            <w:r>
              <w:t xml:space="preserve">R1 ping 8.8.8.8 </w:t>
            </w:r>
          </w:p>
        </w:tc>
        <w:tc>
          <w:tcPr>
            <w:tcW w:w="2884" w:type="dxa"/>
            <w:tcBorders>
              <w:top w:val="single" w:color="000000" w:sz="6" w:space="0"/>
              <w:left w:val="single" w:color="000000" w:sz="6" w:space="0"/>
              <w:bottom w:val="single" w:color="000000" w:sz="6" w:space="0"/>
              <w:right w:val="single" w:color="000000" w:sz="6" w:space="0"/>
            </w:tcBorders>
          </w:tcPr>
          <w:p w14:paraId="1955CD24">
            <w:pPr>
              <w:spacing w:after="0" w:line="259" w:lineRule="auto"/>
              <w:ind w:left="120" w:firstLine="0"/>
              <w:jc w:val="center"/>
            </w:pPr>
            <w:r>
              <w:drawing>
                <wp:inline distT="0" distB="0" distL="114300" distR="114300">
                  <wp:extent cx="4057015" cy="1540510"/>
                  <wp:effectExtent l="0" t="0" r="6985" b="8890"/>
                  <wp:docPr id="9" name="图片 9" descr="e1670c95ea1cf0f61b591c08d6d07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1670c95ea1cf0f61b591c08d6d071b"/>
                          <pic:cNvPicPr>
                            <a:picLocks noChangeAspect="1"/>
                          </pic:cNvPicPr>
                        </pic:nvPicPr>
                        <pic:blipFill>
                          <a:blip r:embed="rId37"/>
                          <a:stretch>
                            <a:fillRect/>
                          </a:stretch>
                        </pic:blipFill>
                        <pic:spPr>
                          <a:xfrm>
                            <a:off x="0" y="0"/>
                            <a:ext cx="4057015" cy="1540510"/>
                          </a:xfrm>
                          <a:prstGeom prst="rect">
                            <a:avLst/>
                          </a:prstGeom>
                        </pic:spPr>
                      </pic:pic>
                    </a:graphicData>
                  </a:graphic>
                </wp:inline>
              </w:drawing>
            </w:r>
            <w:r>
              <w:t xml:space="preserve"> </w:t>
            </w:r>
          </w:p>
        </w:tc>
      </w:tr>
    </w:tbl>
    <w:p w14:paraId="0CF1EF0A">
      <w:pPr>
        <w:ind w:left="-5" w:right="6"/>
      </w:pPr>
      <w:r>
        <w:t>分析抓包信息，查看数据是由哪条链路路由的：</w:t>
      </w:r>
    </w:p>
    <w:p w14:paraId="0D6F1833">
      <w:pPr>
        <w:ind w:left="-5" w:right="6"/>
        <w:rPr>
          <w:rFonts w:hint="default" w:eastAsia="宋体"/>
          <w:lang w:val="en-US" w:eastAsia="zh-CN"/>
        </w:rPr>
      </w:pPr>
      <w:r>
        <w:rPr>
          <w:rFonts w:ascii="Times New Roman" w:hAnsi="Times New Roman" w:eastAsia="Times New Roman" w:cs="Times New Roman"/>
        </w:rPr>
        <w:t xml:space="preserve">  </w:t>
      </w:r>
      <w:r>
        <w:rPr>
          <w:rFonts w:hint="eastAsia" w:ascii="Times New Roman" w:hAnsi="Times New Roman" w:eastAsia="宋体" w:cs="Times New Roman"/>
          <w:lang w:val="en-US" w:eastAsia="zh-CN"/>
        </w:rPr>
        <w:t xml:space="preserve">GE 0/0/0 </w:t>
      </w:r>
      <w:r>
        <w:rPr>
          <w:rFonts w:hint="eastAsia" w:eastAsia="宋体"/>
          <w:lang w:val="en-US" w:eastAsia="zh-CN"/>
        </w:rPr>
        <w:t>源地址为12.1.1.1</w:t>
      </w:r>
    </w:p>
    <w:p w14:paraId="698A817D">
      <w:pPr>
        <w:spacing w:after="139" w:line="266" w:lineRule="auto"/>
        <w:ind w:left="-5" w:right="116"/>
      </w:pPr>
      <w:r>
        <w:drawing>
          <wp:inline distT="0" distB="0" distL="114300" distR="114300">
            <wp:extent cx="5346700" cy="2081530"/>
            <wp:effectExtent l="0" t="0" r="0" b="1270"/>
            <wp:docPr id="14" name="图片 14" descr="3a660962da593d2a95c8126899e66ac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a660962da593d2a95c8126899e66ac4_"/>
                    <pic:cNvPicPr>
                      <a:picLocks noChangeAspect="1"/>
                    </pic:cNvPicPr>
                  </pic:nvPicPr>
                  <pic:blipFill>
                    <a:blip r:embed="rId38"/>
                    <a:stretch>
                      <a:fillRect/>
                    </a:stretch>
                  </pic:blipFill>
                  <pic:spPr>
                    <a:xfrm>
                      <a:off x="0" y="0"/>
                      <a:ext cx="5346700" cy="2081530"/>
                    </a:xfrm>
                    <a:prstGeom prst="rect">
                      <a:avLst/>
                    </a:prstGeom>
                  </pic:spPr>
                </pic:pic>
              </a:graphicData>
            </a:graphic>
          </wp:inline>
        </w:drawing>
      </w:r>
      <w:r>
        <w:t xml:space="preserve">步骤 </w:t>
      </w:r>
      <w:r>
        <w:rPr>
          <w:rFonts w:ascii="Times New Roman" w:hAnsi="Times New Roman" w:eastAsia="Times New Roman" w:cs="Times New Roman"/>
        </w:rPr>
        <w:t>4</w:t>
      </w:r>
      <w:r>
        <w:t xml:space="preserve">：关闭 </w:t>
      </w:r>
      <w:r>
        <w:rPr>
          <w:rFonts w:ascii="Times New Roman" w:hAnsi="Times New Roman" w:eastAsia="Times New Roman" w:cs="Times New Roman"/>
        </w:rPr>
        <w:t xml:space="preserve">G0/0/0 </w:t>
      </w:r>
      <w:r>
        <w:t xml:space="preserve">接口，造成 </w:t>
      </w:r>
      <w:r>
        <w:rPr>
          <w:rFonts w:ascii="Times New Roman" w:hAnsi="Times New Roman" w:eastAsia="Times New Roman" w:cs="Times New Roman"/>
        </w:rPr>
        <w:t xml:space="preserve">G0/0/0 </w:t>
      </w:r>
      <w:r>
        <w:t>接口链路故障：</w:t>
      </w:r>
      <w:r>
        <w:rPr>
          <w:rFonts w:ascii="Times New Roman" w:hAnsi="Times New Roman" w:eastAsia="Times New Roman" w:cs="Times New Roman"/>
        </w:rPr>
        <w:t xml:space="preserve"> </w:t>
      </w:r>
    </w:p>
    <w:p w14:paraId="01967806">
      <w:pPr>
        <w:spacing w:after="89" w:line="259" w:lineRule="auto"/>
        <w:ind w:left="-3" w:right="4078" w:firstLine="0"/>
        <w:jc w:val="center"/>
      </w:pPr>
      <w:r>
        <w:drawing>
          <wp:inline distT="0" distB="0" distL="0" distR="0">
            <wp:extent cx="2722880" cy="628015"/>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39"/>
                    <a:stretch>
                      <a:fillRect/>
                    </a:stretch>
                  </pic:blipFill>
                  <pic:spPr>
                    <a:xfrm>
                      <a:off x="0" y="0"/>
                      <a:ext cx="2722880" cy="628015"/>
                    </a:xfrm>
                    <a:prstGeom prst="rect">
                      <a:avLst/>
                    </a:prstGeom>
                  </pic:spPr>
                </pic:pic>
              </a:graphicData>
            </a:graphic>
          </wp:inline>
        </w:drawing>
      </w:r>
      <w:r>
        <w:rPr>
          <w:rFonts w:ascii="Times New Roman" w:hAnsi="Times New Roman" w:eastAsia="Times New Roman" w:cs="Times New Roman"/>
        </w:rPr>
        <w:t xml:space="preserve"> </w:t>
      </w:r>
    </w:p>
    <w:p w14:paraId="048728F8">
      <w:pPr>
        <w:spacing w:after="6"/>
        <w:ind w:left="-5" w:right="6"/>
      </w:pPr>
      <w:r>
        <w:t xml:space="preserve">再测试网络连通性，且 </w:t>
      </w:r>
      <w:r>
        <w:rPr>
          <w:rFonts w:ascii="Times New Roman" w:hAnsi="Times New Roman" w:eastAsia="Times New Roman" w:cs="Times New Roman"/>
        </w:rPr>
        <w:t xml:space="preserve">R1 </w:t>
      </w:r>
      <w:r>
        <w:t>的两个接口分别抓包，并在下表中记录结果。</w:t>
      </w:r>
      <w:r>
        <w:rPr>
          <w:rFonts w:ascii="Times New Roman" w:hAnsi="Times New Roman" w:eastAsia="Times New Roman" w:cs="Times New Roman"/>
        </w:rPr>
        <w:t xml:space="preserve"> </w:t>
      </w:r>
    </w:p>
    <w:tbl>
      <w:tblPr>
        <w:tblStyle w:val="7"/>
        <w:tblW w:w="5527" w:type="dxa"/>
        <w:tblInd w:w="849" w:type="dxa"/>
        <w:tblLayout w:type="autofit"/>
        <w:tblCellMar>
          <w:top w:w="52" w:type="dxa"/>
          <w:left w:w="115" w:type="dxa"/>
          <w:bottom w:w="0" w:type="dxa"/>
          <w:right w:w="115" w:type="dxa"/>
        </w:tblCellMar>
      </w:tblPr>
      <w:tblGrid>
        <w:gridCol w:w="877"/>
        <w:gridCol w:w="6850"/>
      </w:tblGrid>
      <w:tr w14:paraId="5C392A8A">
        <w:tblPrEx>
          <w:tblCellMar>
            <w:top w:w="52" w:type="dxa"/>
            <w:left w:w="115" w:type="dxa"/>
            <w:bottom w:w="0" w:type="dxa"/>
            <w:right w:w="115" w:type="dxa"/>
          </w:tblCellMar>
        </w:tblPrEx>
        <w:trPr>
          <w:trHeight w:val="315" w:hRule="atLeast"/>
        </w:trPr>
        <w:tc>
          <w:tcPr>
            <w:tcW w:w="2643" w:type="dxa"/>
            <w:tcBorders>
              <w:top w:val="single" w:color="000000" w:sz="6" w:space="0"/>
              <w:left w:val="single" w:color="000000" w:sz="6" w:space="0"/>
              <w:bottom w:val="single" w:color="000000" w:sz="6" w:space="0"/>
              <w:right w:val="single" w:color="000000" w:sz="6" w:space="0"/>
            </w:tcBorders>
          </w:tcPr>
          <w:p w14:paraId="503B5AB5">
            <w:pPr>
              <w:spacing w:after="0" w:line="259" w:lineRule="auto"/>
              <w:ind w:left="0" w:right="2" w:firstLine="0"/>
              <w:jc w:val="center"/>
            </w:pPr>
            <w:r>
              <w:t xml:space="preserve">R1 ping 8.8.8.8 </w:t>
            </w:r>
          </w:p>
        </w:tc>
        <w:tc>
          <w:tcPr>
            <w:tcW w:w="2884" w:type="dxa"/>
            <w:tcBorders>
              <w:top w:val="single" w:color="000000" w:sz="6" w:space="0"/>
              <w:left w:val="single" w:color="000000" w:sz="6" w:space="0"/>
              <w:bottom w:val="single" w:color="000000" w:sz="6" w:space="0"/>
              <w:right w:val="single" w:color="000000" w:sz="6" w:space="0"/>
            </w:tcBorders>
          </w:tcPr>
          <w:p w14:paraId="1013A1F7">
            <w:pPr>
              <w:spacing w:after="0" w:line="259" w:lineRule="auto"/>
              <w:ind w:left="120" w:firstLine="0"/>
              <w:jc w:val="center"/>
              <w:rPr>
                <w:rFonts w:hint="eastAsia" w:eastAsia="微软雅黑"/>
                <w:lang w:eastAsia="zh-CN"/>
              </w:rPr>
            </w:pPr>
            <w:r>
              <w:t xml:space="preserve"> </w:t>
            </w:r>
            <w:r>
              <w:rPr>
                <w:rFonts w:hint="eastAsia" w:eastAsia="微软雅黑"/>
                <w:lang w:eastAsia="zh-CN"/>
              </w:rPr>
              <w:drawing>
                <wp:inline distT="0" distB="0" distL="114300" distR="114300">
                  <wp:extent cx="4122420" cy="1886585"/>
                  <wp:effectExtent l="0" t="0" r="5080" b="5715"/>
                  <wp:docPr id="13" name="图片 13" descr="6327a2add6ed1ce40b9ca7689f289c5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327a2add6ed1ce40b9ca7689f289c5a_"/>
                          <pic:cNvPicPr>
                            <a:picLocks noChangeAspect="1"/>
                          </pic:cNvPicPr>
                        </pic:nvPicPr>
                        <pic:blipFill>
                          <a:blip r:embed="rId40"/>
                          <a:stretch>
                            <a:fillRect/>
                          </a:stretch>
                        </pic:blipFill>
                        <pic:spPr>
                          <a:xfrm>
                            <a:off x="0" y="0"/>
                            <a:ext cx="4122420" cy="1886585"/>
                          </a:xfrm>
                          <a:prstGeom prst="rect">
                            <a:avLst/>
                          </a:prstGeom>
                        </pic:spPr>
                      </pic:pic>
                    </a:graphicData>
                  </a:graphic>
                </wp:inline>
              </w:drawing>
            </w:r>
          </w:p>
        </w:tc>
      </w:tr>
    </w:tbl>
    <w:p w14:paraId="1821D79D">
      <w:pPr>
        <w:ind w:left="-5" w:right="6"/>
      </w:pPr>
      <w:r>
        <w:t>分析抓包信息，查看数据是由哪条链路路由的：</w:t>
      </w:r>
      <w:r>
        <w:rPr>
          <w:rFonts w:ascii="Times New Roman" w:hAnsi="Times New Roman" w:eastAsia="Times New Roman" w:cs="Times New Roman"/>
        </w:rPr>
        <w:t xml:space="preserve">  </w:t>
      </w:r>
    </w:p>
    <w:p w14:paraId="65594F97">
      <w:pPr>
        <w:spacing w:after="39" w:line="259" w:lineRule="auto"/>
        <w:ind w:left="0" w:firstLine="0"/>
      </w:pPr>
      <w:r>
        <w:t xml:space="preserve"> </w:t>
      </w:r>
    </w:p>
    <w:p w14:paraId="7F8E9F80">
      <w:pPr>
        <w:ind w:left="-5" w:right="6"/>
        <w:rPr>
          <w:rFonts w:hint="default"/>
          <w:lang w:val="en-US"/>
        </w:rPr>
      </w:pPr>
      <w:r>
        <w:rPr>
          <w:rFonts w:hint="eastAsia"/>
          <w:lang w:val="en-US" w:eastAsia="zh-CN"/>
        </w:rPr>
        <w:t>GE 0/0/1 源地址为10.1.1.1</w:t>
      </w:r>
    </w:p>
    <w:p w14:paraId="311CBA5E">
      <w:pPr>
        <w:spacing w:after="36" w:line="266" w:lineRule="auto"/>
        <w:ind w:left="-5" w:right="116"/>
      </w:pPr>
      <w:r>
        <w:drawing>
          <wp:inline distT="0" distB="0" distL="114300" distR="114300">
            <wp:extent cx="2938780" cy="1704340"/>
            <wp:effectExtent l="0" t="0" r="7620" b="10160"/>
            <wp:docPr id="11" name="图片 11" descr="9b84718d3871c1e88d21482c0c28289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b84718d3871c1e88d21482c0c282897_"/>
                    <pic:cNvPicPr>
                      <a:picLocks noChangeAspect="1"/>
                    </pic:cNvPicPr>
                  </pic:nvPicPr>
                  <pic:blipFill>
                    <a:blip r:embed="rId41"/>
                    <a:stretch>
                      <a:fillRect/>
                    </a:stretch>
                  </pic:blipFill>
                  <pic:spPr>
                    <a:xfrm>
                      <a:off x="0" y="0"/>
                      <a:ext cx="2938780" cy="1704340"/>
                    </a:xfrm>
                    <a:prstGeom prst="rect">
                      <a:avLst/>
                    </a:prstGeom>
                  </pic:spPr>
                </pic:pic>
              </a:graphicData>
            </a:graphic>
          </wp:inline>
        </w:drawing>
      </w:r>
      <w:r>
        <w:t xml:space="preserve"> </w:t>
      </w:r>
    </w:p>
    <w:p w14:paraId="36267F24">
      <w:pPr>
        <w:spacing w:after="0" w:line="259" w:lineRule="auto"/>
        <w:ind w:left="0" w:firstLine="0"/>
      </w:pPr>
      <w:r>
        <w:rPr>
          <w:rFonts w:ascii="Times New Roman" w:hAnsi="Times New Roman" w:eastAsia="Times New Roman" w:cs="Times New Roman"/>
        </w:rPr>
        <w:t xml:space="preserve"> </w:t>
      </w:r>
    </w:p>
    <w:sectPr>
      <w:pgSz w:w="11910" w:h="16845"/>
      <w:pgMar w:top="1485" w:right="1682" w:bottom="1396" w:left="1803"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2" w:lineRule="auto"/>
      </w:pPr>
      <w:r>
        <w:separator/>
      </w:r>
    </w:p>
  </w:footnote>
  <w:footnote w:type="continuationSeparator" w:id="1">
    <w:p>
      <w:pPr>
        <w:spacing w:before="0" w:after="0" w:line="25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5619A1"/>
    <w:multiLevelType w:val="multilevel"/>
    <w:tmpl w:val="165619A1"/>
    <w:lvl w:ilvl="0" w:tentative="0">
      <w:start w:val="1"/>
      <w:numFmt w:val="decimal"/>
      <w:lvlText w:val="%1）"/>
      <w:lvlJc w:val="left"/>
      <w:pPr>
        <w:ind w:left="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1">
    <w:nsid w:val="1908780C"/>
    <w:multiLevelType w:val="multilevel"/>
    <w:tmpl w:val="1908780C"/>
    <w:lvl w:ilvl="0" w:tentative="0">
      <w:start w:val="1"/>
      <w:numFmt w:val="bullet"/>
      <w:lvlText w:val=""/>
      <w:lvlJc w:val="left"/>
      <w:pPr>
        <w:ind w:left="421"/>
      </w:pPr>
      <w:rPr>
        <w:rFonts w:ascii="Wingdings" w:hAnsi="Wingdings" w:eastAsia="Wingdings" w:cs="Wingdings"/>
        <w:b w:val="0"/>
        <w:i w:val="0"/>
        <w:strike w:val="0"/>
        <w:dstrike w:val="0"/>
        <w:color w:val="000000"/>
        <w:sz w:val="21"/>
        <w:szCs w:val="21"/>
        <w:u w:val="none" w:color="000000"/>
        <w:shd w:val="clear" w:color="auto" w:fill="auto"/>
        <w:vertAlign w:val="baseline"/>
      </w:rPr>
    </w:lvl>
    <w:lvl w:ilvl="1" w:tentative="0">
      <w:start w:val="1"/>
      <w:numFmt w:val="bullet"/>
      <w:lvlText w:val="o"/>
      <w:lvlJc w:val="left"/>
      <w:pPr>
        <w:ind w:left="1080"/>
      </w:pPr>
      <w:rPr>
        <w:rFonts w:ascii="Wingdings" w:hAnsi="Wingdings" w:eastAsia="Wingdings" w:cs="Wingdings"/>
        <w:b w:val="0"/>
        <w:i w:val="0"/>
        <w:strike w:val="0"/>
        <w:dstrike w:val="0"/>
        <w:color w:val="000000"/>
        <w:sz w:val="21"/>
        <w:szCs w:val="21"/>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21"/>
        <w:szCs w:val="21"/>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21"/>
        <w:szCs w:val="21"/>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21"/>
        <w:szCs w:val="21"/>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21"/>
        <w:szCs w:val="21"/>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21"/>
        <w:szCs w:val="21"/>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21"/>
        <w:szCs w:val="21"/>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21"/>
        <w:szCs w:val="21"/>
        <w:u w:val="none" w:color="000000"/>
        <w:shd w:val="clear" w:color="auto" w:fill="auto"/>
        <w:vertAlign w:val="baseline"/>
      </w:rPr>
    </w:lvl>
  </w:abstractNum>
  <w:abstractNum w:abstractNumId="2">
    <w:nsid w:val="3A050215"/>
    <w:multiLevelType w:val="multilevel"/>
    <w:tmpl w:val="3A050215"/>
    <w:lvl w:ilvl="0" w:tentative="0">
      <w:start w:val="1"/>
      <w:numFmt w:val="bullet"/>
      <w:lvlText w:val=""/>
      <w:lvlJc w:val="left"/>
      <w:pPr>
        <w:ind w:left="856"/>
      </w:pPr>
      <w:rPr>
        <w:rFonts w:ascii="Wingdings" w:hAnsi="Wingdings" w:eastAsia="Wingdings" w:cs="Wingdings"/>
        <w:b w:val="0"/>
        <w:i w:val="0"/>
        <w:strike w:val="0"/>
        <w:dstrike w:val="0"/>
        <w:color w:val="000000"/>
        <w:sz w:val="21"/>
        <w:szCs w:val="21"/>
        <w:u w:val="none" w:color="000000"/>
        <w:shd w:val="clear" w:color="auto" w:fill="auto"/>
        <w:vertAlign w:val="baseline"/>
      </w:rPr>
    </w:lvl>
    <w:lvl w:ilvl="1" w:tentative="0">
      <w:start w:val="1"/>
      <w:numFmt w:val="bullet"/>
      <w:lvlText w:val="o"/>
      <w:lvlJc w:val="left"/>
      <w:pPr>
        <w:ind w:left="1501"/>
      </w:pPr>
      <w:rPr>
        <w:rFonts w:ascii="Wingdings" w:hAnsi="Wingdings" w:eastAsia="Wingdings" w:cs="Wingdings"/>
        <w:b w:val="0"/>
        <w:i w:val="0"/>
        <w:strike w:val="0"/>
        <w:dstrike w:val="0"/>
        <w:color w:val="000000"/>
        <w:sz w:val="21"/>
        <w:szCs w:val="21"/>
        <w:u w:val="none" w:color="000000"/>
        <w:shd w:val="clear" w:color="auto" w:fill="auto"/>
        <w:vertAlign w:val="baseline"/>
      </w:rPr>
    </w:lvl>
    <w:lvl w:ilvl="2" w:tentative="0">
      <w:start w:val="1"/>
      <w:numFmt w:val="bullet"/>
      <w:lvlText w:val="▪"/>
      <w:lvlJc w:val="left"/>
      <w:pPr>
        <w:ind w:left="2221"/>
      </w:pPr>
      <w:rPr>
        <w:rFonts w:ascii="Wingdings" w:hAnsi="Wingdings" w:eastAsia="Wingdings" w:cs="Wingdings"/>
        <w:b w:val="0"/>
        <w:i w:val="0"/>
        <w:strike w:val="0"/>
        <w:dstrike w:val="0"/>
        <w:color w:val="000000"/>
        <w:sz w:val="21"/>
        <w:szCs w:val="21"/>
        <w:u w:val="none" w:color="000000"/>
        <w:shd w:val="clear" w:color="auto" w:fill="auto"/>
        <w:vertAlign w:val="baseline"/>
      </w:rPr>
    </w:lvl>
    <w:lvl w:ilvl="3" w:tentative="0">
      <w:start w:val="1"/>
      <w:numFmt w:val="bullet"/>
      <w:lvlText w:val="•"/>
      <w:lvlJc w:val="left"/>
      <w:pPr>
        <w:ind w:left="2941"/>
      </w:pPr>
      <w:rPr>
        <w:rFonts w:ascii="Wingdings" w:hAnsi="Wingdings" w:eastAsia="Wingdings" w:cs="Wingdings"/>
        <w:b w:val="0"/>
        <w:i w:val="0"/>
        <w:strike w:val="0"/>
        <w:dstrike w:val="0"/>
        <w:color w:val="000000"/>
        <w:sz w:val="21"/>
        <w:szCs w:val="21"/>
        <w:u w:val="none" w:color="000000"/>
        <w:shd w:val="clear" w:color="auto" w:fill="auto"/>
        <w:vertAlign w:val="baseline"/>
      </w:rPr>
    </w:lvl>
    <w:lvl w:ilvl="4" w:tentative="0">
      <w:start w:val="1"/>
      <w:numFmt w:val="bullet"/>
      <w:lvlText w:val="o"/>
      <w:lvlJc w:val="left"/>
      <w:pPr>
        <w:ind w:left="3661"/>
      </w:pPr>
      <w:rPr>
        <w:rFonts w:ascii="Wingdings" w:hAnsi="Wingdings" w:eastAsia="Wingdings" w:cs="Wingdings"/>
        <w:b w:val="0"/>
        <w:i w:val="0"/>
        <w:strike w:val="0"/>
        <w:dstrike w:val="0"/>
        <w:color w:val="000000"/>
        <w:sz w:val="21"/>
        <w:szCs w:val="21"/>
        <w:u w:val="none" w:color="000000"/>
        <w:shd w:val="clear" w:color="auto" w:fill="auto"/>
        <w:vertAlign w:val="baseline"/>
      </w:rPr>
    </w:lvl>
    <w:lvl w:ilvl="5" w:tentative="0">
      <w:start w:val="1"/>
      <w:numFmt w:val="bullet"/>
      <w:lvlText w:val="▪"/>
      <w:lvlJc w:val="left"/>
      <w:pPr>
        <w:ind w:left="4381"/>
      </w:pPr>
      <w:rPr>
        <w:rFonts w:ascii="Wingdings" w:hAnsi="Wingdings" w:eastAsia="Wingdings" w:cs="Wingdings"/>
        <w:b w:val="0"/>
        <w:i w:val="0"/>
        <w:strike w:val="0"/>
        <w:dstrike w:val="0"/>
        <w:color w:val="000000"/>
        <w:sz w:val="21"/>
        <w:szCs w:val="21"/>
        <w:u w:val="none" w:color="000000"/>
        <w:shd w:val="clear" w:color="auto" w:fill="auto"/>
        <w:vertAlign w:val="baseline"/>
      </w:rPr>
    </w:lvl>
    <w:lvl w:ilvl="6" w:tentative="0">
      <w:start w:val="1"/>
      <w:numFmt w:val="bullet"/>
      <w:lvlText w:val="•"/>
      <w:lvlJc w:val="left"/>
      <w:pPr>
        <w:ind w:left="5101"/>
      </w:pPr>
      <w:rPr>
        <w:rFonts w:ascii="Wingdings" w:hAnsi="Wingdings" w:eastAsia="Wingdings" w:cs="Wingdings"/>
        <w:b w:val="0"/>
        <w:i w:val="0"/>
        <w:strike w:val="0"/>
        <w:dstrike w:val="0"/>
        <w:color w:val="000000"/>
        <w:sz w:val="21"/>
        <w:szCs w:val="21"/>
        <w:u w:val="none" w:color="000000"/>
        <w:shd w:val="clear" w:color="auto" w:fill="auto"/>
        <w:vertAlign w:val="baseline"/>
      </w:rPr>
    </w:lvl>
    <w:lvl w:ilvl="7" w:tentative="0">
      <w:start w:val="1"/>
      <w:numFmt w:val="bullet"/>
      <w:lvlText w:val="o"/>
      <w:lvlJc w:val="left"/>
      <w:pPr>
        <w:ind w:left="5821"/>
      </w:pPr>
      <w:rPr>
        <w:rFonts w:ascii="Wingdings" w:hAnsi="Wingdings" w:eastAsia="Wingdings" w:cs="Wingdings"/>
        <w:b w:val="0"/>
        <w:i w:val="0"/>
        <w:strike w:val="0"/>
        <w:dstrike w:val="0"/>
        <w:color w:val="000000"/>
        <w:sz w:val="21"/>
        <w:szCs w:val="21"/>
        <w:u w:val="none" w:color="000000"/>
        <w:shd w:val="clear" w:color="auto" w:fill="auto"/>
        <w:vertAlign w:val="baseline"/>
      </w:rPr>
    </w:lvl>
    <w:lvl w:ilvl="8" w:tentative="0">
      <w:start w:val="1"/>
      <w:numFmt w:val="bullet"/>
      <w:lvlText w:val="▪"/>
      <w:lvlJc w:val="left"/>
      <w:pPr>
        <w:ind w:left="6541"/>
      </w:pPr>
      <w:rPr>
        <w:rFonts w:ascii="Wingdings" w:hAnsi="Wingdings" w:eastAsia="Wingdings" w:cs="Wingdings"/>
        <w:b w:val="0"/>
        <w:i w:val="0"/>
        <w:strike w:val="0"/>
        <w:dstrike w:val="0"/>
        <w:color w:val="000000"/>
        <w:sz w:val="21"/>
        <w:szCs w:val="21"/>
        <w:u w:val="none" w:color="000000"/>
        <w:shd w:val="clear" w:color="auto" w:fill="auto"/>
        <w:vertAlign w:val="baseline"/>
      </w:rPr>
    </w:lvl>
  </w:abstractNum>
  <w:abstractNum w:abstractNumId="3">
    <w:nsid w:val="458552B0"/>
    <w:multiLevelType w:val="multilevel"/>
    <w:tmpl w:val="458552B0"/>
    <w:lvl w:ilvl="0" w:tentative="0">
      <w:start w:val="1"/>
      <w:numFmt w:val="decimal"/>
      <w:lvlText w:val="%1）"/>
      <w:lvlJc w:val="left"/>
      <w:pPr>
        <w:ind w:left="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4">
    <w:nsid w:val="620B176C"/>
    <w:multiLevelType w:val="multilevel"/>
    <w:tmpl w:val="620B176C"/>
    <w:lvl w:ilvl="0" w:tentative="0">
      <w:start w:val="1"/>
      <w:numFmt w:val="decimal"/>
      <w:lvlText w:val="%1、"/>
      <w:lvlJc w:val="left"/>
      <w:pPr>
        <w:ind w:left="31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5">
    <w:nsid w:val="70B76CB0"/>
    <w:multiLevelType w:val="multilevel"/>
    <w:tmpl w:val="70B76CB0"/>
    <w:lvl w:ilvl="0" w:tentative="0">
      <w:start w:val="1"/>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decimal"/>
      <w:lvlRestart w:val="0"/>
      <w:lvlText w:val="%1.%2"/>
      <w:lvlJc w:val="left"/>
      <w:pPr>
        <w:ind w:left="8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6">
    <w:nsid w:val="70BB0AB7"/>
    <w:multiLevelType w:val="multilevel"/>
    <w:tmpl w:val="70BB0AB7"/>
    <w:lvl w:ilvl="0" w:tentative="0">
      <w:start w:val="1"/>
      <w:numFmt w:val="decimal"/>
      <w:lvlText w:val="%1."/>
      <w:lvlJc w:val="left"/>
      <w:pPr>
        <w:ind w:left="736"/>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num w:numId="1">
    <w:abstractNumId w:val="6"/>
  </w:num>
  <w:num w:numId="2">
    <w:abstractNumId w:val="3"/>
  </w:num>
  <w:num w:numId="3">
    <w:abstractNumId w:val="2"/>
  </w:num>
  <w:num w:numId="4">
    <w:abstractNumId w:val="0"/>
  </w:num>
  <w:num w:numId="5">
    <w:abstractNumId w:val="5"/>
  </w:num>
  <w:num w:numId="6">
    <w:abstractNumId w:val="4"/>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恩德">
    <w15:presenceInfo w15:providerId="WPS Office" w15:userId="5494825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72D"/>
    <w:rsid w:val="004F7C16"/>
    <w:rsid w:val="00B043A5"/>
    <w:rsid w:val="00B0672D"/>
    <w:rsid w:val="099F55FD"/>
    <w:rsid w:val="0A603E15"/>
    <w:rsid w:val="0DBE2B84"/>
    <w:rsid w:val="0E7019A5"/>
    <w:rsid w:val="0F4C2412"/>
    <w:rsid w:val="0FD03043"/>
    <w:rsid w:val="13BB36C2"/>
    <w:rsid w:val="19EB7EEA"/>
    <w:rsid w:val="20FF1035"/>
    <w:rsid w:val="25F5515A"/>
    <w:rsid w:val="26900ED2"/>
    <w:rsid w:val="2BA20568"/>
    <w:rsid w:val="30F524B2"/>
    <w:rsid w:val="33423060"/>
    <w:rsid w:val="387463B2"/>
    <w:rsid w:val="3C6F3118"/>
    <w:rsid w:val="3E9A1FA2"/>
    <w:rsid w:val="410A1661"/>
    <w:rsid w:val="43394690"/>
    <w:rsid w:val="438B2FF9"/>
    <w:rsid w:val="4AC705C3"/>
    <w:rsid w:val="54221F1A"/>
    <w:rsid w:val="584F19BF"/>
    <w:rsid w:val="590B5230"/>
    <w:rsid w:val="5CA4290E"/>
    <w:rsid w:val="638E7A78"/>
    <w:rsid w:val="65757142"/>
    <w:rsid w:val="659C46CE"/>
    <w:rsid w:val="66576380"/>
    <w:rsid w:val="68605065"/>
    <w:rsid w:val="727A7B45"/>
    <w:rsid w:val="78B81239"/>
    <w:rsid w:val="7C5E2286"/>
    <w:rsid w:val="7E282B4B"/>
    <w:rsid w:val="7ED12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3" w:line="252" w:lineRule="auto"/>
      <w:ind w:left="431" w:hanging="10"/>
    </w:pPr>
    <w:rPr>
      <w:rFonts w:ascii="微软雅黑" w:hAnsi="微软雅黑" w:eastAsia="微软雅黑" w:cs="微软雅黑"/>
      <w:color w:val="000000"/>
      <w:kern w:val="2"/>
      <w:sz w:val="21"/>
      <w:szCs w:val="22"/>
      <w:lang w:val="en-US" w:eastAsia="zh-CN" w:bidi="ar-SA"/>
      <w14:ligatures w14:val="standardContextual"/>
    </w:rPr>
  </w:style>
  <w:style w:type="paragraph" w:styleId="2">
    <w:name w:val="heading 1"/>
    <w:next w:val="1"/>
    <w:link w:val="6"/>
    <w:qFormat/>
    <w:uiPriority w:val="9"/>
    <w:pPr>
      <w:keepNext/>
      <w:keepLines/>
      <w:spacing w:line="259" w:lineRule="auto"/>
      <w:ind w:left="10" w:hanging="10"/>
      <w:outlineLvl w:val="0"/>
    </w:pPr>
    <w:rPr>
      <w:rFonts w:ascii="微软雅黑" w:hAnsi="微软雅黑" w:eastAsia="微软雅黑" w:cs="微软雅黑"/>
      <w:color w:val="000000"/>
      <w:kern w:val="2"/>
      <w:sz w:val="24"/>
      <w:szCs w:val="22"/>
      <w:lang w:val="en-US" w:eastAsia="zh-CN" w:bidi="ar-SA"/>
      <w14:ligatures w14:val="standardContextual"/>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5">
    <w:name w:val="Strong"/>
    <w:basedOn w:val="4"/>
    <w:qFormat/>
    <w:uiPriority w:val="22"/>
    <w:rPr>
      <w:b/>
    </w:rPr>
  </w:style>
  <w:style w:type="character" w:customStyle="1" w:styleId="6">
    <w:name w:val="标题 1 字符"/>
    <w:link w:val="2"/>
    <w:uiPriority w:val="0"/>
    <w:rPr>
      <w:rFonts w:ascii="微软雅黑" w:hAnsi="微软雅黑" w:eastAsia="微软雅黑" w:cs="微软雅黑"/>
      <w:color w:val="000000"/>
      <w:sz w:val="24"/>
    </w:rPr>
  </w:style>
  <w:style w:type="table" w:customStyle="1" w:styleId="7">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3884</Words>
  <Characters>4689</Characters>
  <Lines>38</Lines>
  <Paragraphs>10</Paragraphs>
  <TotalTime>4</TotalTime>
  <ScaleCrop>false</ScaleCrop>
  <LinksUpToDate>false</LinksUpToDate>
  <CharactersWithSpaces>5274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2024-11-05T06:08:00Z</dcterms:created>
  <dc:creator>lxl</dc:creator>
  <cp:lastModifiedBy>Migsynet</cp:lastModifiedBy>
  <dcterms:modified xsi:type="dcterms:W3CDTF">2024-12-11T09:47:17Z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6FF67E983E394190A88F164B61E3DB12_13</vt:lpwstr>
  </property>
</Properties>
</file>